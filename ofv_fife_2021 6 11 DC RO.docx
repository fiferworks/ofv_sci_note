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798DC" w14:textId="77777777" w:rsidR="005C4F5F" w:rsidRDefault="003C2D94">
      <w:pPr>
        <w:pStyle w:val="Title"/>
      </w:pPr>
      <w:r>
        <w:t>For submission to the Journal of Integrated Pest Management</w:t>
      </w:r>
    </w:p>
    <w:p w14:paraId="737FF90D" w14:textId="77777777" w:rsidR="005C4F5F" w:rsidRDefault="003C2D94">
      <w:pPr>
        <w:pStyle w:val="Subtitle"/>
      </w:pPr>
      <w:r>
        <w:t>Category: ‘Brief Communications’</w:t>
      </w:r>
    </w:p>
    <w:p w14:paraId="0F8257D2" w14:textId="77777777" w:rsidR="005C4F5F" w:rsidRDefault="003C2D94">
      <w:pPr>
        <w:pStyle w:val="Heading3"/>
      </w:pPr>
      <w:bookmarkStart w:id="0" w:name="X761a2f296e010dbd88475f55f816e9b2bfc1af5"/>
      <w:r>
        <w:t xml:space="preserve">First report of the </w:t>
      </w:r>
      <w:r>
        <w:rPr>
          <w:i/>
          <w:iCs/>
        </w:rPr>
        <w:t>Brevipalpus</w:t>
      </w:r>
      <w:r>
        <w:t xml:space="preserve">-transmitted (Trombidiformes: Tenuipalpidae) </w:t>
      </w:r>
      <w:r>
        <w:rPr>
          <w:i/>
          <w:iCs/>
        </w:rPr>
        <w:t>Orchid fleck dichorhavirus</w:t>
      </w:r>
      <w:r>
        <w:t xml:space="preserve"> infecting three ornamentals in Florida</w:t>
      </w:r>
    </w:p>
    <w:p w14:paraId="166FBC94" w14:textId="77777777" w:rsidR="005C4F5F" w:rsidRDefault="003C2D94">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57A23076" w14:textId="77777777" w:rsidR="005C4F5F" w:rsidRDefault="003C2D94">
      <w:pPr>
        <w:pStyle w:val="BodyText"/>
      </w:pPr>
      <w:r>
        <w:rPr>
          <w:vertAlign w:val="superscript"/>
        </w:rPr>
        <w:t>1</w:t>
      </w:r>
      <w:r>
        <w:t xml:space="preserve"> University of Florida, Department of Entomology and Nematology, North Florida Research and Education Center, Quincy FL 32351</w:t>
      </w:r>
    </w:p>
    <w:p w14:paraId="042A0FA3" w14:textId="77777777" w:rsidR="005C4F5F" w:rsidRDefault="003C2D94">
      <w:pPr>
        <w:pStyle w:val="BodyText"/>
      </w:pPr>
      <w:r>
        <w:rPr>
          <w:vertAlign w:val="superscript"/>
        </w:rPr>
        <w:t>2</w:t>
      </w:r>
      <w:r>
        <w:t xml:space="preserve"> University of Florida, Department of Entomology and Nematology, Tropical Research and Education Center, Homestead FL 33031</w:t>
      </w:r>
    </w:p>
    <w:p w14:paraId="5CA6A1DA" w14:textId="77777777" w:rsidR="005C4F5F" w:rsidRDefault="003C2D94">
      <w:pPr>
        <w:pStyle w:val="BodyText"/>
      </w:pPr>
      <w:r>
        <w:rPr>
          <w:vertAlign w:val="superscript"/>
        </w:rPr>
        <w:t>3</w:t>
      </w:r>
      <w:r>
        <w:t xml:space="preserve"> University of Florida, Department of Environmental Horticulture, North Florida Research and Education Center, Quincy FL 32351</w:t>
      </w:r>
    </w:p>
    <w:p w14:paraId="7F9C0687" w14:textId="77777777" w:rsidR="005C4F5F" w:rsidRDefault="003C2D94">
      <w:pPr>
        <w:pStyle w:val="BodyText"/>
      </w:pPr>
      <w:r>
        <w:rPr>
          <w:vertAlign w:val="superscript"/>
        </w:rPr>
        <w:t>4</w:t>
      </w:r>
      <w:r>
        <w:t xml:space="preserve"> University of Florida, Department of Plant Pathology, North Florida Research and Education Center, Quincy FL 32351</w:t>
      </w:r>
    </w:p>
    <w:p w14:paraId="1FB35D2F" w14:textId="77777777" w:rsidR="005C4F5F" w:rsidRDefault="003C2D94">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3F0A9C88" w14:textId="77777777" w:rsidR="005C4F5F" w:rsidRDefault="003C2D94">
      <w:pPr>
        <w:pStyle w:val="BodyText"/>
      </w:pPr>
      <w:r>
        <w:rPr>
          <w:vertAlign w:val="superscript"/>
        </w:rPr>
        <w:lastRenderedPageBreak/>
        <w:t>6</w:t>
      </w:r>
      <w:r>
        <w:t xml:space="preserve"> United States Department of Agriculture – Agriculture Research Service, Molecular Plant Pathology Laboratory, 10300 Baltimore Ave, Bldg. 4 BARC-West, Beltsville, MD 20705</w:t>
      </w:r>
    </w:p>
    <w:p w14:paraId="1523D9B0" w14:textId="77777777" w:rsidR="005C4F5F" w:rsidRDefault="003C2D94">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1B62E4F8" w14:textId="77777777" w:rsidR="005C4F5F" w:rsidRDefault="003C2D94">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3BF6C221" w14:textId="77777777" w:rsidR="005C4F5F" w:rsidRDefault="003C2D94">
      <w:pPr>
        <w:pStyle w:val="BodyText"/>
      </w:pPr>
      <w:r>
        <w:rPr>
          <w:vertAlign w:val="superscript"/>
        </w:rPr>
        <w:t>9</w:t>
      </w:r>
      <w:r>
        <w:t xml:space="preserve"> Plant Pathology Department, University of Florida, Gainesville, FL 32611</w:t>
      </w:r>
    </w:p>
    <w:p w14:paraId="04824322" w14:textId="77777777" w:rsidR="005C4F5F" w:rsidRDefault="003C2D94">
      <w:pPr>
        <w:pStyle w:val="BodyText"/>
      </w:pPr>
      <w:r>
        <w:t>*Corresponding author; E-mail: xmartini@ufl.edu Phone: 850-875-7160 Fax: 352-846-6617</w:t>
      </w:r>
    </w:p>
    <w:p w14:paraId="14562C59" w14:textId="77777777" w:rsidR="005C4F5F" w:rsidRDefault="003C2D94">
      <w:r>
        <w:br w:type="page"/>
      </w:r>
    </w:p>
    <w:p w14:paraId="48F00043" w14:textId="77777777" w:rsidR="005C4F5F" w:rsidRDefault="003C2D94">
      <w:pPr>
        <w:pStyle w:val="Heading3"/>
      </w:pPr>
      <w:bookmarkStart w:id="1" w:name="abstract"/>
      <w:bookmarkEnd w:id="0"/>
      <w:r>
        <w:lastRenderedPageBreak/>
        <w:t>Abstract</w:t>
      </w:r>
    </w:p>
    <w:p w14:paraId="3A46F171" w14:textId="77777777" w:rsidR="005C4F5F" w:rsidRDefault="003C2D94">
      <w:pPr>
        <w:pStyle w:val="FirstParagraph"/>
      </w:pPr>
      <w:r>
        <w:t xml:space="preserve">We describe the first outbreaks of </w:t>
      </w:r>
      <w:r>
        <w:rPr>
          <w:i/>
          <w:iCs/>
        </w:rPr>
        <w:t>Orchid fleck dichorhavirus</w:t>
      </w:r>
      <w:r>
        <w:t xml:space="preserve">, belonging to the orchid-infecting subgroup (OFV-Orc), from three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Strains of OFV-Orc infect over 50 plant species belonging to the plant families Orchidaceae, Asparagaceae (Nolinoidaea), and infects </w:t>
      </w:r>
      <w:r>
        <w:rPr>
          <w:i/>
          <w:iCs/>
        </w:rPr>
        <w:t>Citrus</w:t>
      </w:r>
      <w:r>
        <w:t xml:space="preserve"> (Rutaceae) as citrus leprosis disease. The only known vectors of OFV-Orc are flat mites, genus </w:t>
      </w:r>
      <w:r>
        <w:rPr>
          <w:i/>
          <w:iCs/>
        </w:rPr>
        <w:t>Brevipalpus</w:t>
      </w:r>
      <w:r>
        <w:t xml:space="preserve"> (Trombidiformes: Tenuipalpidae). Florida has various plants in the landscape which </w:t>
      </w:r>
      <w:r>
        <w:rPr>
          <w:i/>
          <w:iCs/>
        </w:rPr>
        <w:t>Brevipalpus</w:t>
      </w:r>
      <w:r>
        <w:t xml:space="preserve"> spp. feed on, which are susceptible to infection by OFV-Orc.</w:t>
      </w:r>
    </w:p>
    <w:p w14:paraId="4EA9537E" w14:textId="77777777" w:rsidR="005C4F5F" w:rsidRDefault="003C2D94">
      <w:pPr>
        <w:pStyle w:val="BodyText"/>
      </w:pPr>
      <w:r>
        <w:t>Chlorotic ringspots and flecking were seen affecting Liriopogons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50F4E1A3" w14:textId="77777777" w:rsidR="005C4F5F" w:rsidRDefault="003C2D94">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 </w:t>
      </w:r>
      <w:r>
        <w:rPr>
          <w:i/>
          <w:iCs/>
        </w:rPr>
        <w:t>L. muscari</w:t>
      </w:r>
      <w:r>
        <w:t xml:space="preserve"> (Alachua, OFV-Orc2) and </w:t>
      </w:r>
      <w:r>
        <w:rPr>
          <w:i/>
          <w:iCs/>
        </w:rPr>
        <w:t>A. elatior</w:t>
      </w:r>
      <w:r>
        <w:t xml:space="preserve"> (Leon, OFV-Orc1).</w:t>
      </w:r>
    </w:p>
    <w:p w14:paraId="5D811463" w14:textId="77777777" w:rsidR="005C4F5F" w:rsidRDefault="003C2D94">
      <w:pPr>
        <w:pStyle w:val="BodyText"/>
      </w:pPr>
      <w:r>
        <w:lastRenderedPageBreak/>
        <w:t xml:space="preserve">Three potential mite vectors were identified via cryo-scanning electron microscopy (Cryo-SEM): </w:t>
      </w:r>
      <w:r>
        <w:rPr>
          <w:i/>
          <w:iCs/>
        </w:rPr>
        <w:t>Brevipalpus californicus</w:t>
      </w:r>
      <w:r>
        <w:t xml:space="preserve"> (Banks) sensu lato, </w:t>
      </w:r>
      <w:r>
        <w:rPr>
          <w:i/>
          <w:iCs/>
        </w:rPr>
        <w:t>B. obovatus</w:t>
      </w:r>
      <w:r>
        <w:t xml:space="preserve"> Donnadieu, and </w:t>
      </w:r>
      <w:r>
        <w:rPr>
          <w:i/>
          <w:iCs/>
        </w:rPr>
        <w:t>B. confusus</w:t>
      </w:r>
      <w:r>
        <w:t xml:space="preserve"> Baker.</w:t>
      </w:r>
    </w:p>
    <w:p w14:paraId="3BF80291" w14:textId="77777777" w:rsidR="005C4F5F" w:rsidRDefault="003C2D94">
      <w:pPr>
        <w:pStyle w:val="BodyText"/>
      </w:pPr>
      <w:r>
        <w:t xml:space="preserve">In conclusion, </w:t>
      </w:r>
      <w:r>
        <w:rPr>
          <w:i/>
          <w:iCs/>
        </w:rPr>
        <w:t>Orchid fleck dichorhavirus</w:t>
      </w:r>
      <w:r>
        <w:t xml:space="preserve"> is present in northern Florida, representing a risk for susceptible plants in the southeastern US.</w:t>
      </w:r>
    </w:p>
    <w:p w14:paraId="34873E08" w14:textId="77777777" w:rsidR="005C4F5F" w:rsidRDefault="003C2D94">
      <w:pPr>
        <w:pStyle w:val="Heading3"/>
      </w:pPr>
      <w:bookmarkStart w:id="2" w:name="keywords"/>
      <w:bookmarkEnd w:id="1"/>
      <w:r>
        <w:t>Keywords:</w:t>
      </w:r>
    </w:p>
    <w:p w14:paraId="43638C14" w14:textId="77777777" w:rsidR="005C4F5F" w:rsidRDefault="003C2D94">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Orchidaceae, pests, ornamental plants, Orchid fleck virus.</w:t>
      </w:r>
    </w:p>
    <w:p w14:paraId="5D01A691" w14:textId="77777777" w:rsidR="005C4F5F" w:rsidRDefault="003C2D94">
      <w:r>
        <w:br w:type="page"/>
      </w:r>
    </w:p>
    <w:p w14:paraId="235FF792" w14:textId="77777777" w:rsidR="005C4F5F" w:rsidRDefault="003C2D94">
      <w:pPr>
        <w:pStyle w:val="BodyText"/>
      </w:pPr>
      <w:r>
        <w:rPr>
          <w:i/>
          <w:iCs/>
        </w:rPr>
        <w:lastRenderedPageBreak/>
        <w:t>Orchid fleck dichorhavirus</w:t>
      </w:r>
      <w:r>
        <w:t xml:space="preserve">, commonly referred to as Orchid Fleck Virus (OFV), is the type member for the genus </w:t>
      </w:r>
      <w:r>
        <w:rPr>
          <w:i/>
          <w:iCs/>
        </w:rPr>
        <w:t>Dichorhavirus</w:t>
      </w:r>
      <w:r>
        <w:t xml:space="preserve">, family </w:t>
      </w:r>
      <w:r>
        <w:rPr>
          <w:i/>
          <w:iCs/>
        </w:rPr>
        <w:t>Rhabdoviridae</w:t>
      </w:r>
      <w:r>
        <w:t xml:space="preserve">. OFV is a bacilliform, nuclear rhabdovirus composed of two segments of single-stranded, negative-sense RNA which infects plants (Dietzgen et al. 2014, Walker et al. 2018, Amarasinghe et al. 2019). Flat mites from the genus </w:t>
      </w:r>
      <w:r>
        <w:rPr>
          <w:i/>
          <w:iCs/>
        </w:rPr>
        <w:t>Brevipalpus</w:t>
      </w:r>
      <w:r>
        <w:t xml:space="preserve"> (Trombidiformes: Tenuipalpidae) are the only group known to transmit dichorhaviruses (Maeda 1998), and </w:t>
      </w:r>
      <w:r>
        <w:rPr>
          <w:i/>
          <w:iCs/>
        </w:rPr>
        <w:t>Brevipalpus californicus</w:t>
      </w:r>
      <w:r>
        <w:t xml:space="preserve"> (Banks) </w:t>
      </w:r>
      <w:r>
        <w:rPr>
          <w:i/>
          <w:iCs/>
        </w:rPr>
        <w:t>sensu lato</w:t>
      </w:r>
      <w:r>
        <w:t xml:space="preserve"> are the only mites which do so in a persistent propagative manner (Kondo et al. 2003).</w:t>
      </w:r>
    </w:p>
    <w:p w14:paraId="33A96F49" w14:textId="77777777" w:rsidR="005C4F5F" w:rsidRDefault="003C2D94">
      <w:pPr>
        <w:pStyle w:val="BodyText"/>
      </w:pPr>
      <w:r>
        <w:t>OFV-infected plants exhibit various symptoms depending on the infected plant species as well as the strain of the OFV associated with the infection (Kubo et al. 2009a), but symptoms typically appear as chlorotic flecks, which ultimately coalesce into ringspot patterns.</w:t>
      </w:r>
    </w:p>
    <w:p w14:paraId="061F15CB" w14:textId="77777777" w:rsidR="005C4F5F" w:rsidRDefault="003C2D94">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(Dietzgen et al. 2018a).</w:t>
      </w:r>
    </w:p>
    <w:p w14:paraId="7193D127" w14:textId="77777777" w:rsidR="005C4F5F" w:rsidRDefault="003C2D94">
      <w:pPr>
        <w:pStyle w:val="BodyText"/>
      </w:pPr>
      <w:r>
        <w:t xml:space="preserve">OFV naturally infects more than fifty species of Orchidaceae (Kitajima et al. 2010, Peng et al. 2013), some Asparagaceae (Nolinoidaea) (Mei et al. 2016, Dietzgen et al. 2018b), and Rutaceae, where it causes citrus leprosis-like symptoms (Roy et al. 2015, 2020, Cook et al. 2019, Velarde et al. 2021). Mechanical transmission of OFV is possible under laboratory conditions to some plants belonging to the plant families Chenopodiaceae, </w:t>
      </w:r>
      <w:r>
        <w:lastRenderedPageBreak/>
        <w:t>Aizoaceae, Fabaceae, and Solanaceae (Chang et al. 1976, Kondo et al. 2003, Peng et al. 2013).</w:t>
      </w:r>
    </w:p>
    <w:p w14:paraId="4ECBBF27" w14:textId="77777777" w:rsidR="005C4F5F" w:rsidRDefault="003C2D94">
      <w:pPr>
        <w:pStyle w:val="Heading4"/>
      </w:pPr>
      <w:bookmarkStart w:id="3" w:name="virus-detection"/>
      <w:r>
        <w:t>Virus Detection</w:t>
      </w:r>
    </w:p>
    <w:p w14:paraId="797109EA" w14:textId="77777777" w:rsidR="005C4F5F" w:rsidRDefault="003C2D94">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southeastern United States (Mcharo et al. 2003).</w:t>
      </w:r>
    </w:p>
    <w:p w14:paraId="0096528B" w14:textId="77777777" w:rsidR="005C4F5F" w:rsidRDefault="003C2D94">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w:t>
      </w:r>
      <w:r>
        <w:rPr>
          <w:i/>
          <w:iCs/>
        </w:rPr>
        <w:t>Cucumber mosaic virus</w:t>
      </w:r>
      <w:r>
        <w:t xml:space="preserve"> and </w:t>
      </w:r>
      <w:r>
        <w:rPr>
          <w:i/>
          <w:iCs/>
        </w:rPr>
        <w:t>Tobacco mosaic virus</w:t>
      </w:r>
      <w:r>
        <w:t>.</w:t>
      </w:r>
    </w:p>
    <w:p w14:paraId="21E94DC7" w14:textId="77777777" w:rsidR="005C4F5F" w:rsidRDefault="003C2D94">
      <w:pPr>
        <w:pStyle w:val="BodyText"/>
      </w:pPr>
      <w:r>
        <w:t xml:space="preserve">As initial diagnostics were inconclusive, new samples were collected during July and August of 2020 to collect more of these putatively infected plants with ringspot symptoms. The plants collected included </w:t>
      </w:r>
      <w:r>
        <w:rPr>
          <w:i/>
          <w:iCs/>
        </w:rPr>
        <w:t>Liriope</w:t>
      </w:r>
      <w:r>
        <w:t xml:space="preserve"> spp. and </w:t>
      </w:r>
      <w:r>
        <w:rPr>
          <w:i/>
          <w:iCs/>
        </w:rPr>
        <w:t>Ophiopogon</w:t>
      </w:r>
      <w:r>
        <w:t xml:space="preserve"> spp., as well as </w:t>
      </w:r>
      <w:r>
        <w:rPr>
          <w:i/>
          <w:iCs/>
        </w:rPr>
        <w:t>Aspidistra elatior</w:t>
      </w:r>
      <w:r>
        <w:t xml:space="preserve"> Blume (Asparagaceae: Nolinoidaea). </w:t>
      </w:r>
      <w:r>
        <w:rPr>
          <w:i/>
          <w:iCs/>
        </w:rPr>
        <w:t>A. elatior</w:t>
      </w:r>
      <w:r>
        <w:t xml:space="preserve"> was suspected to be infected, due to both its proximity to infected </w:t>
      </w:r>
      <w:r>
        <w:rPr>
          <w:i/>
          <w:iCs/>
        </w:rPr>
        <w:t>Liriope</w:t>
      </w:r>
      <w:r>
        <w:t xml:space="preserve"> and the presence of unusually chlorotic leaves (Fig. 2). Upon collection, the new samples were sent to the Florida Department of Agriculture and Consumer Services (FDACS) for identification.</w:t>
      </w:r>
    </w:p>
    <w:p w14:paraId="0E599660" w14:textId="77777777" w:rsidR="005C4F5F" w:rsidRDefault="003C2D94">
      <w:pPr>
        <w:pStyle w:val="BodyText"/>
      </w:pPr>
      <w:r>
        <w:lastRenderedPageBreak/>
        <w:t xml:space="preserve">The FDACS determined eventually that the pathogen was </w:t>
      </w:r>
      <w:r>
        <w:rPr>
          <w:i/>
          <w:iCs/>
        </w:rPr>
        <w:t>Orchid fleck dichorhavirus</w:t>
      </w:r>
      <w:r>
        <w:t xml:space="preserve"> using previously published primers and methods to conduct RT-PCR and Sanger sequencing (Kubo 2006a, 2006b, Kubo et al. 2009b, Kubo et al. 2009a, Ramos-González et al. 2015). Orchid subgroup 1, OFV-Orc was identified following the methods described in Kondo et al. (2017). Sequencing demonstrated a shared 98% nucleotide identity with the orchid strain subgroup, OFV-Orc (isolates So and Br with GenBank Accession numbers: AB244418 and MK522807, respectively) (Kondo et al. 2006, 2017).</w:t>
      </w:r>
    </w:p>
    <w:p w14:paraId="1DEAA001" w14:textId="77777777" w:rsidR="005C4F5F" w:rsidRDefault="003C2D94">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 </w:t>
      </w:r>
      <w:r>
        <w:rPr>
          <w:i/>
          <w:iCs/>
        </w:rPr>
        <w:t>Orchid fleck dichorhavirus</w:t>
      </w:r>
      <w:r>
        <w:t xml:space="preserve">. RT-PCR and qPCR with Generic R2-Dicho-GF and R2-Dicho-GR primers amplifed ~800 nt of L-gene (RNA2) amplicon (Roy et al. 2020), and OFV-Orc1 and OFV-Orc2 were detected in both </w:t>
      </w:r>
      <w:r>
        <w:rPr>
          <w:i/>
          <w:iCs/>
        </w:rPr>
        <w:t>O. intermedius</w:t>
      </w:r>
      <w:r>
        <w:t xml:space="preserve"> and </w:t>
      </w:r>
      <w:r>
        <w:rPr>
          <w:i/>
          <w:iCs/>
        </w:rPr>
        <w:t>A. elatior</w:t>
      </w:r>
      <w:r>
        <w:t xml:space="preserve"> from Leon County.</w:t>
      </w:r>
    </w:p>
    <w:p w14:paraId="4D090E42" w14:textId="77777777" w:rsidR="005C4F5F" w:rsidRDefault="003C2D94">
      <w:pPr>
        <w:pStyle w:val="BodyText"/>
      </w:pPr>
      <w:r>
        <w:t xml:space="preserve">HTS reaffirmed the presence of OFV-Orc1 and OFV-Orc2 strains in Leon and Alachua counties (Table 1). HTS results from Leon County revealed that </w:t>
      </w:r>
      <w:r>
        <w:rPr>
          <w:i/>
          <w:iCs/>
        </w:rPr>
        <w:t>L. muscari</w:t>
      </w:r>
      <w:r>
        <w:t xml:space="preserve"> were coinfected with both strains (OFV-Orc1 and OFV-Orc2), while </w:t>
      </w:r>
      <w:r>
        <w:rPr>
          <w:i/>
          <w:iCs/>
        </w:rPr>
        <w:t>A. elatior</w:t>
      </w:r>
      <w:r>
        <w:t xml:space="preserve"> were solely infected with OFV-Orc1. HTS of </w:t>
      </w:r>
      <w:r>
        <w:rPr>
          <w:i/>
          <w:iCs/>
        </w:rPr>
        <w:t>L. muscari</w:t>
      </w:r>
      <w:r>
        <w:t xml:space="preserve"> from Alachua County revealed infections with the OFV-Orc2 strain.</w:t>
      </w:r>
    </w:p>
    <w:p w14:paraId="6F74CB89" w14:textId="77777777" w:rsidR="005C4F5F" w:rsidRDefault="003C2D94">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w:t>
      </w:r>
      <w:r>
        <w:lastRenderedPageBreak/>
        <w:t>some of which are known to act as vectors for plant viruses (Childers et al. 2003, Childers and Rodrigues 2011).</w:t>
      </w:r>
    </w:p>
    <w:p w14:paraId="6EB128EC" w14:textId="77777777" w:rsidR="005C4F5F" w:rsidRPr="00E41909" w:rsidRDefault="003C2D94">
      <w:pPr>
        <w:pStyle w:val="Heading4"/>
        <w:rPr>
          <w:highlight w:val="yellow"/>
          <w:rPrChange w:id="4" w:author="Carrillo,Daniel" w:date="2021-06-11T09:08:00Z">
            <w:rPr/>
          </w:rPrChange>
        </w:rPr>
      </w:pPr>
      <w:bookmarkStart w:id="5" w:name="mite-description"/>
      <w:bookmarkEnd w:id="3"/>
      <w:r w:rsidRPr="00E41909">
        <w:rPr>
          <w:highlight w:val="yellow"/>
          <w:rPrChange w:id="6" w:author="Carrillo,Daniel" w:date="2021-06-11T09:08:00Z">
            <w:rPr/>
          </w:rPrChange>
        </w:rPr>
        <w:t>Mite Description</w:t>
      </w:r>
    </w:p>
    <w:p w14:paraId="1D7BE424" w14:textId="77777777" w:rsidR="005C4F5F" w:rsidRPr="00E41909" w:rsidRDefault="003C2D94">
      <w:pPr>
        <w:pStyle w:val="FirstParagraph"/>
        <w:rPr>
          <w:highlight w:val="yellow"/>
          <w:rPrChange w:id="7" w:author="Carrillo,Daniel" w:date="2021-06-11T09:08:00Z">
            <w:rPr/>
          </w:rPrChange>
        </w:rPr>
      </w:pPr>
      <w:r w:rsidRPr="00E41909">
        <w:rPr>
          <w:highlight w:val="yellow"/>
          <w:rPrChange w:id="8" w:author="Carrillo,Daniel" w:date="2021-06-11T09:08:00Z">
            <w:rPr/>
          </w:rPrChange>
        </w:rPr>
        <w:t xml:space="preserve">Mite taxonomy is complicated by cryptic species complexes which occur in many plant-feeding groups of the Acari (Umina and Hoffmann 1999, Skoracka and Dabert 2010, Arthur et al. 2011, Skoracka et al. 2013), including tenuipalpid mites from the genus </w:t>
      </w:r>
      <w:r w:rsidRPr="00E41909">
        <w:rPr>
          <w:i/>
          <w:iCs/>
          <w:highlight w:val="yellow"/>
          <w:rPrChange w:id="9" w:author="Carrillo,Daniel" w:date="2021-06-11T09:08:00Z">
            <w:rPr>
              <w:i/>
              <w:iCs/>
            </w:rPr>
          </w:rPrChange>
        </w:rPr>
        <w:t>Brevipalpus</w:t>
      </w:r>
      <w:r w:rsidRPr="00E41909">
        <w:rPr>
          <w:highlight w:val="yellow"/>
          <w:rPrChange w:id="10" w:author="Carrillo,Daniel" w:date="2021-06-11T09:08:00Z">
            <w:rPr/>
          </w:rPrChange>
        </w:rPr>
        <w:t xml:space="preserve"> (Navia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w:t>
      </w:r>
    </w:p>
    <w:p w14:paraId="34EBFD0A" w14:textId="77777777" w:rsidR="005C4F5F" w:rsidRDefault="003C2D94">
      <w:pPr>
        <w:pStyle w:val="BodyText"/>
      </w:pPr>
      <w:r w:rsidRPr="00E41909">
        <w:rPr>
          <w:highlight w:val="yellow"/>
          <w:rPrChange w:id="11" w:author="Carrillo,Daniel" w:date="2021-06-11T09:08:00Z">
            <w:rPr/>
          </w:rPrChange>
        </w:rPr>
        <w:t xml:space="preserve">The flat mites collected were initially suspected to belong to </w:t>
      </w:r>
      <w:r w:rsidRPr="00E41909">
        <w:rPr>
          <w:i/>
          <w:iCs/>
          <w:highlight w:val="yellow"/>
          <w:rPrChange w:id="12" w:author="Carrillo,Daniel" w:date="2021-06-11T09:08:00Z">
            <w:rPr>
              <w:i/>
              <w:iCs/>
            </w:rPr>
          </w:rPrChange>
        </w:rPr>
        <w:t>B. californicus</w:t>
      </w:r>
      <w:r w:rsidRPr="00E41909">
        <w:rPr>
          <w:highlight w:val="yellow"/>
          <w:rPrChange w:id="13" w:author="Carrillo,Daniel" w:date="2021-06-11T09:08:00Z">
            <w:rPr/>
          </w:rPrChange>
        </w:rPr>
        <w:t xml:space="preserve"> after inspection with phase contrast microscopy. Subsequent observation via DIC microscopy at FDACS agreed with this tentative identification. Unfortunately, the </w:t>
      </w:r>
      <w:r w:rsidRPr="00E41909">
        <w:rPr>
          <w:i/>
          <w:iCs/>
          <w:highlight w:val="yellow"/>
          <w:rPrChange w:id="14" w:author="Carrillo,Daniel" w:date="2021-06-11T09:08:00Z">
            <w:rPr>
              <w:i/>
              <w:iCs/>
            </w:rPr>
          </w:rPrChange>
        </w:rPr>
        <w:t>B. californicus</w:t>
      </w:r>
      <w:r w:rsidRPr="00E41909">
        <w:rPr>
          <w:highlight w:val="yellow"/>
          <w:rPrChange w:id="15" w:author="Carrillo,Daniel" w:date="2021-06-11T09:08:00Z">
            <w:rPr/>
          </w:rPrChange>
        </w:rPr>
        <w:t xml:space="preserve"> s.l. species group, </w:t>
      </w:r>
      <w:r w:rsidRPr="00E41909">
        <w:rPr>
          <w:i/>
          <w:iCs/>
          <w:highlight w:val="yellow"/>
          <w:rPrChange w:id="16" w:author="Carrillo,Daniel" w:date="2021-06-11T09:08:00Z">
            <w:rPr>
              <w:i/>
              <w:iCs/>
            </w:rPr>
          </w:rPrChange>
        </w:rPr>
        <w:t>sensu</w:t>
      </w:r>
      <w:r w:rsidRPr="00E41909">
        <w:rPr>
          <w:highlight w:val="yellow"/>
          <w:rPrChange w:id="17" w:author="Carrillo,Daniel" w:date="2021-06-11T09:08:00Z">
            <w:rPr/>
          </w:rPrChange>
        </w:rPr>
        <w:t xml:space="preserve"> Baker and Tuttle (1987) is suspected to contain cryptic species (Childers and Rodrigues 2011, Rodrigues and Childers 2013). New mite samples were collected from symptomatic liriopogons and </w:t>
      </w:r>
      <w:r w:rsidRPr="00E41909">
        <w:rPr>
          <w:i/>
          <w:iCs/>
          <w:highlight w:val="yellow"/>
          <w:rPrChange w:id="18" w:author="Carrillo,Daniel" w:date="2021-06-11T09:08:00Z">
            <w:rPr>
              <w:i/>
              <w:iCs/>
            </w:rPr>
          </w:rPrChange>
        </w:rPr>
        <w:t>A. elatior</w:t>
      </w:r>
      <w:r w:rsidRPr="00E41909">
        <w:rPr>
          <w:highlight w:val="yellow"/>
          <w:rPrChange w:id="19" w:author="Carrillo,Daniel" w:date="2021-06-11T09:08:00Z">
            <w:rPr/>
          </w:rPrChange>
        </w:rPr>
        <w:t xml:space="preserve"> in Leon County and sent to USDA-ARS’s Electron and Confocal Microscopy Unit for analysis. Three mite species were recovered and examined under cryo-scanning electron microscopy (Cryo-SEM): </w:t>
      </w:r>
      <w:r w:rsidRPr="00E41909">
        <w:rPr>
          <w:i/>
          <w:iCs/>
          <w:highlight w:val="yellow"/>
          <w:rPrChange w:id="20" w:author="Carrillo,Daniel" w:date="2021-06-11T09:08:00Z">
            <w:rPr>
              <w:i/>
              <w:iCs/>
            </w:rPr>
          </w:rPrChange>
        </w:rPr>
        <w:t>B. californicus</w:t>
      </w:r>
      <w:r w:rsidRPr="00E41909">
        <w:rPr>
          <w:highlight w:val="yellow"/>
          <w:rPrChange w:id="21" w:author="Carrillo,Daniel" w:date="2021-06-11T09:08:00Z">
            <w:rPr/>
          </w:rPrChange>
        </w:rPr>
        <w:t xml:space="preserve"> s.l. (Fig. 3), </w:t>
      </w:r>
      <w:r w:rsidRPr="00E41909">
        <w:rPr>
          <w:i/>
          <w:iCs/>
          <w:highlight w:val="yellow"/>
          <w:rPrChange w:id="22" w:author="Carrillo,Daniel" w:date="2021-06-11T09:08:00Z">
            <w:rPr>
              <w:i/>
              <w:iCs/>
            </w:rPr>
          </w:rPrChange>
        </w:rPr>
        <w:t>B. obovatus</w:t>
      </w:r>
      <w:r w:rsidRPr="00E41909">
        <w:rPr>
          <w:highlight w:val="yellow"/>
          <w:rPrChange w:id="23" w:author="Carrillo,Daniel" w:date="2021-06-11T09:08:00Z">
            <w:rPr/>
          </w:rPrChange>
        </w:rPr>
        <w:t xml:space="preserve"> Donnadieu and </w:t>
      </w:r>
      <w:r w:rsidRPr="00E41909">
        <w:rPr>
          <w:i/>
          <w:iCs/>
          <w:highlight w:val="yellow"/>
          <w:rPrChange w:id="24" w:author="Carrillo,Daniel" w:date="2021-06-11T09:08:00Z">
            <w:rPr>
              <w:i/>
              <w:iCs/>
            </w:rPr>
          </w:rPrChange>
        </w:rPr>
        <w:t>B. confusus</w:t>
      </w:r>
      <w:r w:rsidRPr="00E41909">
        <w:rPr>
          <w:highlight w:val="yellow"/>
          <w:rPrChange w:id="25" w:author="Carrillo,Daniel" w:date="2021-06-11T09:08:00Z">
            <w:rPr/>
          </w:rPrChange>
        </w:rPr>
        <w:t xml:space="preserve"> Baker (Fig. 4).</w:t>
      </w:r>
    </w:p>
    <w:p w14:paraId="5C5738CE" w14:textId="77777777" w:rsidR="005C4F5F" w:rsidRDefault="003C2D94">
      <w:pPr>
        <w:pStyle w:val="BodyText"/>
      </w:pPr>
      <w:r>
        <w:t xml:space="preserve">The first report of OFV in the US is thought to be Ko et al. (1985), who describes nuclear inclusions caused by an undescribed bacilliform rhabdovirus in </w:t>
      </w:r>
      <w:r>
        <w:rPr>
          <w:i/>
          <w:iCs/>
        </w:rPr>
        <w:t>Brassia</w:t>
      </w:r>
      <w:r>
        <w:t xml:space="preserve"> orchids. The </w:t>
      </w:r>
      <w:r>
        <w:lastRenderedPageBreak/>
        <w:t xml:space="preserve">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192B1E51" w14:textId="611CC745" w:rsidR="005C4F5F" w:rsidRDefault="003C2D94">
      <w:pPr>
        <w:pStyle w:val="BodyText"/>
      </w:pPr>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this plant. </w:t>
      </w:r>
      <w:del w:id="26" w:author="Carrillo,Daniel" w:date="2021-06-11T10:36:00Z">
        <w:r w:rsidDel="00290262">
          <w:delText>Taking this information into consideration, w</w:delText>
        </w:r>
      </w:del>
      <w:ins w:id="27" w:author="Carrillo,Daniel" w:date="2021-06-11T10:36:00Z">
        <w:r w:rsidR="00290262">
          <w:t>W</w:t>
        </w:r>
      </w:ins>
      <w:r>
        <w:t xml:space="preserve">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2636B6FC" w14:textId="1D416DF6" w:rsidR="005C4F5F" w:rsidRDefault="003C2D94">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Africa </w:t>
      </w:r>
      <w:r>
        <w:lastRenderedPageBreak/>
        <w:t xml:space="preserve">(Beltran-Beltran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are often collected from citrus rinds (Baker 1949, Baker and Tuttle 1987)</w:t>
      </w:r>
      <w:del w:id="28" w:author="Carrillo,Daniel" w:date="2021-06-11T10:35:00Z">
        <w:r w:rsidDel="00290262">
          <w:delText>, so</w:delText>
        </w:r>
      </w:del>
      <w:ins w:id="29" w:author="Carrillo,Daniel" w:date="2021-06-11T10:35:00Z">
        <w:r w:rsidR="00290262">
          <w:t>.</w:t>
        </w:r>
      </w:ins>
      <w:r>
        <w:t xml:space="preserve"> </w:t>
      </w:r>
      <w:ins w:id="30" w:author="Carrillo,Daniel" w:date="2021-06-11T10:35:00Z">
        <w:r w:rsidR="00290262">
          <w:t>T</w:t>
        </w:r>
      </w:ins>
      <w:del w:id="31" w:author="Carrillo,Daniel" w:date="2021-06-11T10:35:00Z">
        <w:r w:rsidDel="00290262">
          <w:delText>t</w:delText>
        </w:r>
      </w:del>
      <w:r>
        <w:t xml:space="preserve">he proximity of these mite vectors to citrus raises the question: why these trees are not currently infected with OFV-Orc? It is important to note the uncertainty surrounding the vector for OFV-Orc. There are three mite species which have been recovered from OFV-Orc infected plants: </w:t>
      </w:r>
      <w:r>
        <w:rPr>
          <w:i/>
          <w:iCs/>
        </w:rPr>
        <w:t>B. californicus</w:t>
      </w:r>
      <w:r>
        <w:t xml:space="preserve"> s.l. (the most likely culprit), </w:t>
      </w:r>
      <w:r>
        <w:rPr>
          <w:i/>
          <w:iCs/>
        </w:rPr>
        <w:t>B. obovatus</w:t>
      </w:r>
      <w:r>
        <w:t xml:space="preserve">, and </w:t>
      </w:r>
      <w:r>
        <w:rPr>
          <w:i/>
          <w:iCs/>
        </w:rPr>
        <w:t>B. confusus</w:t>
      </w:r>
      <w:r>
        <w:t xml:space="preserve">. Each species has its own unique biology, and all have been implicated with a variety of different hosts. This suggests that the spread of OFV-Orc would be a function of various combinations of several potential factors, possibly including host preferences, vectorial capacity, viral propagation/circulation in the vector, viral acquisition times, and feeding times required for transmission. Ferreira et al. (2020) notes </w:t>
      </w:r>
      <w:del w:id="32" w:author="Carrillo,Daniel" w:date="2021-06-11T09:12:00Z">
        <w:r w:rsidDel="00E41909">
          <w:delText>A</w:delText>
        </w:r>
      </w:del>
      <w:del w:id="33" w:author="Carrillo,Daniel" w:date="2021-06-11T10:34:00Z">
        <w:r w:rsidDel="00290262">
          <w:delText xml:space="preserve">nother possibility is </w:delText>
        </w:r>
      </w:del>
      <w:r>
        <w:t xml:space="preserve">that the </w:t>
      </w:r>
      <w:r>
        <w:rPr>
          <w:i/>
          <w:iCs/>
        </w:rPr>
        <w:t>B. californicus</w:t>
      </w:r>
      <w:r>
        <w:t xml:space="preserve"> that we find on liriopogons and </w:t>
      </w:r>
      <w:r>
        <w:rPr>
          <w:i/>
          <w:iCs/>
        </w:rPr>
        <w:t>A. elatior</w:t>
      </w:r>
      <w:r>
        <w:t xml:space="preserve"> are not actually the same species as those found on citrus, and instead represent 2 to 3 different cryptic species.</w:t>
      </w:r>
    </w:p>
    <w:p w14:paraId="1C16A5CF" w14:textId="10300385" w:rsidR="005C4F5F" w:rsidRDefault="003C2D94">
      <w:pPr>
        <w:pStyle w:val="BodyText"/>
      </w:pPr>
      <w:r w:rsidRPr="00E41909">
        <w:t xml:space="preserve">Best practices for integrated pest management have not been created for controlling </w:t>
      </w:r>
      <w:r w:rsidRPr="00E41909">
        <w:rPr>
          <w:i/>
          <w:iCs/>
        </w:rPr>
        <w:t>Brevipalpus</w:t>
      </w:r>
      <w:r w:rsidRPr="00E41909">
        <w:t xml:space="preserve"> mites on these ornamentals, but methods designed to control </w:t>
      </w:r>
      <w:del w:id="34" w:author="Carrillo,Daniel" w:date="2021-06-11T09:27:00Z">
        <w:r w:rsidRPr="00E41909" w:rsidDel="00E41909">
          <w:delText xml:space="preserve">other mite </w:delText>
        </w:r>
      </w:del>
      <w:ins w:id="35" w:author="Carrillo,Daniel" w:date="2021-06-11T09:27:00Z">
        <w:r w:rsidR="00E41909" w:rsidRPr="00E41909">
          <w:rPr>
            <w:i/>
            <w:iCs/>
            <w:rPrChange w:id="36" w:author="Carrillo,Daniel" w:date="2021-06-11T10:08:00Z">
              <w:rPr>
                <w:highlight w:val="yellow"/>
              </w:rPr>
            </w:rPrChange>
          </w:rPr>
          <w:t>Brevipalpus</w:t>
        </w:r>
        <w:r w:rsidR="00E41909" w:rsidRPr="00E41909">
          <w:rPr>
            <w:rPrChange w:id="37" w:author="Carrillo,Daniel" w:date="2021-06-11T10:08:00Z">
              <w:rPr>
                <w:highlight w:val="yellow"/>
              </w:rPr>
            </w:rPrChange>
          </w:rPr>
          <w:t xml:space="preserve"> </w:t>
        </w:r>
      </w:ins>
      <w:del w:id="38" w:author="Carrillo,Daniel" w:date="2021-06-11T09:27:00Z">
        <w:r w:rsidRPr="00E41909" w:rsidDel="00E41909">
          <w:delText xml:space="preserve">species </w:delText>
        </w:r>
      </w:del>
      <w:ins w:id="39" w:author="Carrillo,Daniel" w:date="2021-06-11T09:27:00Z">
        <w:r w:rsidR="00E41909" w:rsidRPr="00E41909">
          <w:rPr>
            <w:rPrChange w:id="40" w:author="Carrillo,Daniel" w:date="2021-06-11T10:08:00Z">
              <w:rPr>
                <w:highlight w:val="yellow"/>
              </w:rPr>
            </w:rPrChange>
          </w:rPr>
          <w:t>mites in other systems</w:t>
        </w:r>
        <w:r w:rsidR="00E41909" w:rsidRPr="00E41909">
          <w:t xml:space="preserve"> </w:t>
        </w:r>
      </w:ins>
      <w:r w:rsidRPr="00E41909">
        <w:t xml:space="preserve">may be applicable. The most common method used to control </w:t>
      </w:r>
      <w:ins w:id="41" w:author="Carrillo,Daniel" w:date="2021-06-11T09:19:00Z">
        <w:r w:rsidR="00E41909" w:rsidRPr="00E41909">
          <w:rPr>
            <w:i/>
            <w:iCs/>
            <w:rPrChange w:id="42" w:author="Carrillo,Daniel" w:date="2021-06-11T10:08:00Z">
              <w:rPr>
                <w:highlight w:val="yellow"/>
              </w:rPr>
            </w:rPrChange>
          </w:rPr>
          <w:t>Brevipalpus</w:t>
        </w:r>
        <w:r w:rsidR="00E41909" w:rsidRPr="00E41909">
          <w:rPr>
            <w:rPrChange w:id="43" w:author="Carrillo,Daniel" w:date="2021-06-11T10:08:00Z">
              <w:rPr>
                <w:highlight w:val="yellow"/>
              </w:rPr>
            </w:rPrChange>
          </w:rPr>
          <w:t xml:space="preserve"> </w:t>
        </w:r>
      </w:ins>
      <w:r w:rsidRPr="00E41909">
        <w:t xml:space="preserve">mites are synthetic acaricides </w:t>
      </w:r>
      <w:del w:id="44" w:author="Carrillo,Daniel" w:date="2021-06-11T09:28:00Z">
        <w:r w:rsidRPr="00E41909" w:rsidDel="00E41909">
          <w:delText xml:space="preserve">and horticultural oils </w:delText>
        </w:r>
      </w:del>
      <w:r w:rsidRPr="00E41909">
        <w:t>(</w:t>
      </w:r>
      <w:ins w:id="45" w:author="Carrillo,Daniel" w:date="2021-06-11T09:38:00Z">
        <w:r w:rsidR="00E41909" w:rsidRPr="00E41909">
          <w:rPr>
            <w:rPrChange w:id="46" w:author="Carrillo,Daniel" w:date="2021-06-11T10:08:00Z">
              <w:rPr>
                <w:highlight w:val="yellow"/>
              </w:rPr>
            </w:rPrChange>
          </w:rPr>
          <w:t xml:space="preserve">Andrade et al. 2010, 2019)  </w:t>
        </w:r>
      </w:ins>
      <w:commentRangeStart w:id="47"/>
      <w:del w:id="48" w:author="Carrillo,Daniel" w:date="2021-06-11T09:20:00Z">
        <w:r w:rsidRPr="00E41909" w:rsidDel="00E41909">
          <w:delText>Gill et al. 2002, Leeuwen et al. 2015</w:delText>
        </w:r>
      </w:del>
      <w:commentRangeEnd w:id="47"/>
      <w:r w:rsidR="00E41909" w:rsidRPr="00E41909">
        <w:rPr>
          <w:rStyle w:val="CommentReference"/>
          <w:rFonts w:asciiTheme="minorHAnsi" w:hAnsiTheme="minorHAnsi"/>
        </w:rPr>
        <w:commentReference w:id="47"/>
      </w:r>
      <w:r w:rsidRPr="00E41909">
        <w:t xml:space="preserve">). Unfortunately, some acaricides and their residues can harm beneficial predatory mites as well </w:t>
      </w:r>
      <w:r w:rsidRPr="00E41909">
        <w:lastRenderedPageBreak/>
        <w:t xml:space="preserve">(Fernández et al. 2017), even at low doses (Havasi et al. 2021), and mixing different chemistries can be detrimental for mite control (Vechia et al. 2018). </w:t>
      </w:r>
      <w:commentRangeStart w:id="49"/>
      <w:r w:rsidRPr="00E41909">
        <w:t xml:space="preserve">In addition, </w:t>
      </w:r>
      <w:r w:rsidRPr="007312EF">
        <w:rPr>
          <w:highlight w:val="yellow"/>
          <w:rPrChange w:id="50" w:author="Ochoa, Ron" w:date="2021-06-11T11:41:00Z">
            <w:rPr/>
          </w:rPrChange>
        </w:rPr>
        <w:t xml:space="preserve">pesticide resistance has been reported in various </w:t>
      </w:r>
      <w:r w:rsidRPr="007312EF">
        <w:rPr>
          <w:i/>
          <w:iCs/>
          <w:highlight w:val="yellow"/>
          <w:rPrChange w:id="51" w:author="Ochoa, Ron" w:date="2021-06-11T11:41:00Z">
            <w:rPr>
              <w:i/>
              <w:iCs/>
            </w:rPr>
          </w:rPrChange>
        </w:rPr>
        <w:t>Brevipalpus</w:t>
      </w:r>
      <w:r w:rsidRPr="007312EF">
        <w:rPr>
          <w:highlight w:val="yellow"/>
          <w:rPrChange w:id="52" w:author="Ochoa, Ron" w:date="2021-06-11T11:41:00Z">
            <w:rPr/>
          </w:rPrChange>
        </w:rPr>
        <w:t xml:space="preserve"> populations (</w:t>
      </w:r>
      <w:ins w:id="53" w:author="Carrillo,Daniel" w:date="2021-06-11T09:29:00Z">
        <w:r w:rsidR="00E41909" w:rsidRPr="007312EF">
          <w:rPr>
            <w:highlight w:val="yellow"/>
            <w:rPrChange w:id="54" w:author="Ochoa, Ron" w:date="2021-06-11T11:41:00Z">
              <w:rPr>
                <w:highlight w:val="yellow"/>
              </w:rPr>
            </w:rPrChange>
          </w:rPr>
          <w:t>Rocha et al. 20</w:t>
        </w:r>
      </w:ins>
      <w:ins w:id="55" w:author="Carrillo,Daniel" w:date="2021-06-11T09:30:00Z">
        <w:r w:rsidR="00E41909" w:rsidRPr="007312EF">
          <w:rPr>
            <w:highlight w:val="yellow"/>
            <w:rPrChange w:id="56" w:author="Ochoa, Ron" w:date="2021-06-11T11:41:00Z">
              <w:rPr>
                <w:highlight w:val="yellow"/>
              </w:rPr>
            </w:rPrChange>
          </w:rPr>
          <w:t xml:space="preserve">21; </w:t>
        </w:r>
      </w:ins>
      <w:r w:rsidRPr="007312EF">
        <w:rPr>
          <w:highlight w:val="yellow"/>
          <w:rPrChange w:id="57" w:author="Ochoa, Ron" w:date="2021-06-11T11:41:00Z">
            <w:rPr/>
          </w:rPrChange>
        </w:rPr>
        <w:t xml:space="preserve">Alves et al. 2000, Omoto et al. 2000, Campos and Omoto 2002), possibly </w:t>
      </w:r>
      <w:del w:id="58" w:author="Carrillo,Daniel" w:date="2021-06-11T10:38:00Z">
        <w:r w:rsidRPr="007312EF" w:rsidDel="00290262">
          <w:rPr>
            <w:highlight w:val="yellow"/>
            <w:rPrChange w:id="59" w:author="Ochoa, Ron" w:date="2021-06-11T11:41:00Z">
              <w:rPr/>
            </w:rPrChange>
          </w:rPr>
          <w:delText>as the result of</w:delText>
        </w:r>
      </w:del>
      <w:ins w:id="60" w:author="Carrillo,Daniel" w:date="2021-06-11T10:38:00Z">
        <w:r w:rsidR="00290262" w:rsidRPr="007312EF">
          <w:rPr>
            <w:highlight w:val="yellow"/>
            <w:rPrChange w:id="61" w:author="Ochoa, Ron" w:date="2021-06-11T11:41:00Z">
              <w:rPr/>
            </w:rPrChange>
          </w:rPr>
          <w:t xml:space="preserve">deu to </w:t>
        </w:r>
      </w:ins>
      <w:del w:id="62" w:author="Carrillo,Daniel" w:date="2021-06-11T10:38:00Z">
        <w:r w:rsidRPr="007312EF" w:rsidDel="00290262">
          <w:rPr>
            <w:highlight w:val="yellow"/>
            <w:rPrChange w:id="63" w:author="Ochoa, Ron" w:date="2021-06-11T11:41:00Z">
              <w:rPr/>
            </w:rPrChange>
          </w:rPr>
          <w:delText xml:space="preserve"> </w:delText>
        </w:r>
      </w:del>
      <w:r w:rsidRPr="007312EF">
        <w:rPr>
          <w:highlight w:val="yellow"/>
          <w:rPrChange w:id="64" w:author="Ochoa, Ron" w:date="2021-06-11T11:41:00Z">
            <w:rPr/>
          </w:rPrChange>
        </w:rPr>
        <w:t xml:space="preserve">exposure to </w:t>
      </w:r>
      <w:del w:id="65" w:author="Carrillo,Daniel" w:date="2021-06-11T10:38:00Z">
        <w:r w:rsidRPr="007312EF" w:rsidDel="00290262">
          <w:rPr>
            <w:highlight w:val="yellow"/>
            <w:rPrChange w:id="66" w:author="Ochoa, Ron" w:date="2021-06-11T11:41:00Z">
              <w:rPr/>
            </w:rPrChange>
          </w:rPr>
          <w:delText xml:space="preserve">chemistry </w:delText>
        </w:r>
      </w:del>
      <w:ins w:id="67" w:author="Carrillo,Daniel" w:date="2021-06-11T10:38:00Z">
        <w:r w:rsidR="00290262" w:rsidRPr="007312EF">
          <w:rPr>
            <w:highlight w:val="yellow"/>
            <w:rPrChange w:id="68" w:author="Ochoa, Ron" w:date="2021-06-11T11:41:00Z">
              <w:rPr/>
            </w:rPrChange>
          </w:rPr>
          <w:t xml:space="preserve">pesticides </w:t>
        </w:r>
      </w:ins>
      <w:del w:id="69" w:author="Carrillo,Daniel" w:date="2021-06-11T10:38:00Z">
        <w:r w:rsidRPr="007312EF" w:rsidDel="00290262">
          <w:rPr>
            <w:highlight w:val="yellow"/>
            <w:rPrChange w:id="70" w:author="Ochoa, Ron" w:date="2021-06-11T11:41:00Z">
              <w:rPr/>
            </w:rPrChange>
          </w:rPr>
          <w:delText xml:space="preserve">meant </w:delText>
        </w:r>
      </w:del>
      <w:ins w:id="71" w:author="Carrillo,Daniel" w:date="2021-06-11T10:38:00Z">
        <w:r w:rsidR="00290262" w:rsidRPr="007312EF">
          <w:rPr>
            <w:highlight w:val="yellow"/>
            <w:rPrChange w:id="72" w:author="Ochoa, Ron" w:date="2021-06-11T11:41:00Z">
              <w:rPr/>
            </w:rPrChange>
          </w:rPr>
          <w:t xml:space="preserve">used </w:t>
        </w:r>
      </w:ins>
      <w:r w:rsidRPr="007312EF">
        <w:rPr>
          <w:highlight w:val="yellow"/>
          <w:rPrChange w:id="73" w:author="Ochoa, Ron" w:date="2021-06-11T11:41:00Z">
            <w:rPr/>
          </w:rPrChange>
        </w:rPr>
        <w:t>to control other arthropod pests (Vechia et al. 2021).</w:t>
      </w:r>
      <w:del w:id="74" w:author="Carrillo,Daniel" w:date="2021-06-11T10:15:00Z">
        <w:r w:rsidRPr="007312EF" w:rsidDel="00E41909">
          <w:rPr>
            <w:highlight w:val="yellow"/>
            <w:rPrChange w:id="75" w:author="Ochoa, Ron" w:date="2021-06-11T11:41:00Z">
              <w:rPr/>
            </w:rPrChange>
          </w:rPr>
          <w:delText xml:space="preserve"> </w:delText>
        </w:r>
      </w:del>
      <w:commentRangeStart w:id="76"/>
      <w:commentRangeStart w:id="77"/>
      <w:del w:id="78" w:author="Carrillo,Daniel" w:date="2021-06-11T10:13:00Z">
        <w:r w:rsidRPr="007312EF" w:rsidDel="00E41909">
          <w:rPr>
            <w:highlight w:val="yellow"/>
            <w:rPrChange w:id="79" w:author="Ochoa, Ron" w:date="2021-06-11T11:41:00Z">
              <w:rPr/>
            </w:rPrChange>
          </w:rPr>
          <w:delText>Various biological control methods have been studied as well, but their use has not been widely adopted for various reasons (Messing and Brodeur 2017)</w:delText>
        </w:r>
      </w:del>
      <w:del w:id="80" w:author="Carrillo,Daniel" w:date="2021-06-11T10:11:00Z">
        <w:r w:rsidRPr="007312EF" w:rsidDel="00E41909">
          <w:rPr>
            <w:highlight w:val="yellow"/>
            <w:rPrChange w:id="81" w:author="Ochoa, Ron" w:date="2021-06-11T11:41:00Z">
              <w:rPr/>
            </w:rPrChange>
          </w:rPr>
          <w:delText>, but</w:delText>
        </w:r>
      </w:del>
      <w:del w:id="82" w:author="Carrillo,Daniel" w:date="2021-06-11T10:13:00Z">
        <w:r w:rsidRPr="007312EF" w:rsidDel="00E41909">
          <w:rPr>
            <w:highlight w:val="yellow"/>
            <w:rPrChange w:id="83" w:author="Ochoa, Ron" w:date="2021-06-11T11:41:00Z">
              <w:rPr/>
            </w:rPrChange>
          </w:rPr>
          <w:delText xml:space="preserve"> </w:delText>
        </w:r>
        <w:commentRangeEnd w:id="76"/>
        <w:r w:rsidR="00E41909" w:rsidRPr="007312EF" w:rsidDel="00E41909">
          <w:rPr>
            <w:rStyle w:val="CommentReference"/>
            <w:rFonts w:asciiTheme="minorHAnsi" w:hAnsiTheme="minorHAnsi"/>
            <w:highlight w:val="yellow"/>
            <w:rPrChange w:id="84" w:author="Ochoa, Ron" w:date="2021-06-11T11:41:00Z">
              <w:rPr>
                <w:rStyle w:val="CommentReference"/>
                <w:rFonts w:asciiTheme="minorHAnsi" w:hAnsiTheme="minorHAnsi"/>
              </w:rPr>
            </w:rPrChange>
          </w:rPr>
          <w:commentReference w:id="76"/>
        </w:r>
      </w:del>
      <w:ins w:id="85" w:author="Carrillo,Daniel" w:date="2021-06-11T10:13:00Z">
        <w:r w:rsidR="00E41909" w:rsidRPr="007312EF">
          <w:rPr>
            <w:highlight w:val="yellow"/>
            <w:rPrChange w:id="86" w:author="Ochoa, Ron" w:date="2021-06-11T11:41:00Z">
              <w:rPr/>
            </w:rPrChange>
          </w:rPr>
          <w:t xml:space="preserve"> </w:t>
        </w:r>
        <w:commentRangeEnd w:id="77"/>
        <w:r w:rsidR="00E41909" w:rsidRPr="007312EF">
          <w:rPr>
            <w:rStyle w:val="CommentReference"/>
            <w:rFonts w:asciiTheme="minorHAnsi" w:hAnsiTheme="minorHAnsi"/>
            <w:highlight w:val="yellow"/>
            <w:rPrChange w:id="87" w:author="Ochoa, Ron" w:date="2021-06-11T11:41:00Z">
              <w:rPr>
                <w:rStyle w:val="CommentReference"/>
                <w:rFonts w:asciiTheme="minorHAnsi" w:hAnsiTheme="minorHAnsi"/>
              </w:rPr>
            </w:rPrChange>
          </w:rPr>
          <w:commentReference w:id="77"/>
        </w:r>
      </w:ins>
      <w:ins w:id="88" w:author="Carrillo,Daniel" w:date="2021-06-11T10:39:00Z">
        <w:r w:rsidR="00290262" w:rsidRPr="007312EF">
          <w:rPr>
            <w:highlight w:val="yellow"/>
            <w:rPrChange w:id="89" w:author="Ochoa, Ron" w:date="2021-06-11T11:41:00Z">
              <w:rPr/>
            </w:rPrChange>
          </w:rPr>
          <w:t>In addition, p</w:t>
        </w:r>
      </w:ins>
      <w:del w:id="90" w:author="Carrillo,Daniel" w:date="2021-06-11T10:12:00Z">
        <w:r w:rsidRPr="007312EF" w:rsidDel="00E41909">
          <w:rPr>
            <w:highlight w:val="yellow"/>
            <w:rPrChange w:id="91" w:author="Ochoa, Ron" w:date="2021-06-11T11:41:00Z">
              <w:rPr/>
            </w:rPrChange>
          </w:rPr>
          <w:delText>p</w:delText>
        </w:r>
      </w:del>
      <w:r w:rsidRPr="007312EF">
        <w:rPr>
          <w:highlight w:val="yellow"/>
          <w:rPrChange w:id="92" w:author="Ochoa, Ron" w:date="2021-06-11T11:41:00Z">
            <w:rPr/>
          </w:rPrChange>
        </w:rPr>
        <w:t>redatory mites (</w:t>
      </w:r>
      <w:ins w:id="93" w:author="Carrillo,Daniel" w:date="2021-06-11T09:18:00Z">
        <w:r w:rsidR="00E41909" w:rsidRPr="007312EF">
          <w:rPr>
            <w:highlight w:val="yellow"/>
            <w:rPrChange w:id="94" w:author="Ochoa, Ron" w:date="2021-06-11T11:41:00Z">
              <w:rPr>
                <w:highlight w:val="yellow"/>
              </w:rPr>
            </w:rPrChange>
          </w:rPr>
          <w:t xml:space="preserve">Argolo et al. 2020; </w:t>
        </w:r>
      </w:ins>
      <w:r w:rsidRPr="007312EF">
        <w:rPr>
          <w:highlight w:val="yellow"/>
          <w:rPrChange w:id="95" w:author="Ochoa, Ron" w:date="2021-06-11T11:41:00Z">
            <w:rPr/>
          </w:rPrChange>
        </w:rPr>
        <w:t>Chen et al. 2006), entomopathogenic fungi (</w:t>
      </w:r>
      <w:ins w:id="96" w:author="Carrillo,Daniel" w:date="2021-06-11T09:52:00Z">
        <w:r w:rsidR="00E41909" w:rsidRPr="007312EF">
          <w:rPr>
            <w:highlight w:val="yellow"/>
            <w:rPrChange w:id="97" w:author="Ochoa, Ron" w:date="2021-06-11T11:41:00Z">
              <w:rPr/>
            </w:rPrChange>
          </w:rPr>
          <w:t>Rossi-Zalaf and Alves 2008</w:t>
        </w:r>
      </w:ins>
      <w:ins w:id="98" w:author="Carrillo,Daniel" w:date="2021-06-11T10:00:00Z">
        <w:r w:rsidR="00E41909" w:rsidRPr="007312EF">
          <w:rPr>
            <w:highlight w:val="yellow"/>
            <w:rPrChange w:id="99" w:author="Ochoa, Ron" w:date="2021-06-11T11:41:00Z">
              <w:rPr/>
            </w:rPrChange>
          </w:rPr>
          <w:t>; Magalhães et al. 2005)</w:t>
        </w:r>
      </w:ins>
      <w:commentRangeStart w:id="100"/>
      <w:del w:id="101" w:author="Carrillo,Daniel" w:date="2021-06-11T09:52:00Z">
        <w:r w:rsidRPr="007312EF" w:rsidDel="00E41909">
          <w:rPr>
            <w:highlight w:val="yellow"/>
            <w:rPrChange w:id="102" w:author="Ochoa, Ron" w:date="2021-06-11T11:41:00Z">
              <w:rPr/>
            </w:rPrChange>
          </w:rPr>
          <w:delText>Reddy 2001, Midthassel et al. 2016</w:delText>
        </w:r>
      </w:del>
      <w:commentRangeEnd w:id="100"/>
      <w:r w:rsidR="00E41909" w:rsidRPr="007312EF">
        <w:rPr>
          <w:rStyle w:val="CommentReference"/>
          <w:rFonts w:asciiTheme="minorHAnsi" w:hAnsiTheme="minorHAnsi"/>
          <w:highlight w:val="yellow"/>
          <w:rPrChange w:id="103" w:author="Ochoa, Ron" w:date="2021-06-11T11:41:00Z">
            <w:rPr>
              <w:rStyle w:val="CommentReference"/>
              <w:rFonts w:asciiTheme="minorHAnsi" w:hAnsiTheme="minorHAnsi"/>
            </w:rPr>
          </w:rPrChange>
        </w:rPr>
        <w:commentReference w:id="100"/>
      </w:r>
      <w:del w:id="104" w:author="Carrillo,Daniel" w:date="2021-06-11T10:11:00Z">
        <w:r w:rsidRPr="007312EF" w:rsidDel="00E41909">
          <w:rPr>
            <w:highlight w:val="yellow"/>
            <w:rPrChange w:id="105" w:author="Ochoa, Ron" w:date="2021-06-11T11:41:00Z">
              <w:rPr/>
            </w:rPrChange>
          </w:rPr>
          <w:delText>)</w:delText>
        </w:r>
      </w:del>
      <w:r w:rsidRPr="007312EF">
        <w:rPr>
          <w:highlight w:val="yellow"/>
          <w:rPrChange w:id="106" w:author="Ochoa, Ron" w:date="2021-06-11T11:41:00Z">
            <w:rPr/>
          </w:rPrChange>
        </w:rPr>
        <w:t xml:space="preserve">, </w:t>
      </w:r>
      <w:commentRangeStart w:id="107"/>
      <w:del w:id="108" w:author="Carrillo,Daniel" w:date="2021-06-11T09:55:00Z">
        <w:r w:rsidRPr="007312EF" w:rsidDel="00E41909">
          <w:rPr>
            <w:highlight w:val="yellow"/>
            <w:rPrChange w:id="109" w:author="Ochoa, Ron" w:date="2021-06-11T11:41:00Z">
              <w:rPr/>
            </w:rPrChange>
          </w:rPr>
          <w:delText xml:space="preserve">host plant resistance (Leeuwen et al. 2009), </w:delText>
        </w:r>
        <w:commentRangeEnd w:id="107"/>
        <w:r w:rsidR="00E41909" w:rsidRPr="007312EF" w:rsidDel="00E41909">
          <w:rPr>
            <w:rStyle w:val="CommentReference"/>
            <w:rFonts w:asciiTheme="minorHAnsi" w:hAnsiTheme="minorHAnsi"/>
            <w:highlight w:val="yellow"/>
            <w:rPrChange w:id="110" w:author="Ochoa, Ron" w:date="2021-06-11T11:41:00Z">
              <w:rPr>
                <w:rStyle w:val="CommentReference"/>
                <w:rFonts w:asciiTheme="minorHAnsi" w:hAnsiTheme="minorHAnsi"/>
              </w:rPr>
            </w:rPrChange>
          </w:rPr>
          <w:commentReference w:id="107"/>
        </w:r>
      </w:del>
      <w:r w:rsidRPr="007312EF">
        <w:rPr>
          <w:highlight w:val="yellow"/>
          <w:rPrChange w:id="111" w:author="Ochoa, Ron" w:date="2021-06-11T11:41:00Z">
            <w:rPr/>
          </w:rPrChange>
        </w:rPr>
        <w:t xml:space="preserve">and </w:t>
      </w:r>
      <w:del w:id="112" w:author="Carrillo,Daniel" w:date="2021-06-11T09:55:00Z">
        <w:r w:rsidRPr="007312EF" w:rsidDel="00E41909">
          <w:rPr>
            <w:highlight w:val="yellow"/>
            <w:rPrChange w:id="113" w:author="Ochoa, Ron" w:date="2021-06-11T11:41:00Z">
              <w:rPr/>
            </w:rPrChange>
          </w:rPr>
          <w:delText xml:space="preserve">even </w:delText>
        </w:r>
      </w:del>
      <w:ins w:id="114" w:author="Carrillo,Daniel" w:date="2021-06-11T09:55:00Z">
        <w:r w:rsidR="00E41909" w:rsidRPr="007312EF">
          <w:rPr>
            <w:highlight w:val="yellow"/>
            <w:rPrChange w:id="115" w:author="Ochoa, Ron" w:date="2021-06-11T11:41:00Z">
              <w:rPr>
                <w:highlight w:val="yellow"/>
              </w:rPr>
            </w:rPrChange>
          </w:rPr>
          <w:t>p</w:t>
        </w:r>
      </w:ins>
      <w:ins w:id="116" w:author="Carrillo,Daniel" w:date="2021-06-11T09:56:00Z">
        <w:r w:rsidR="00E41909" w:rsidRPr="007312EF">
          <w:rPr>
            <w:highlight w:val="yellow"/>
            <w:rPrChange w:id="117" w:author="Ochoa, Ron" w:date="2021-06-11T11:41:00Z">
              <w:rPr>
                <w:highlight w:val="yellow"/>
              </w:rPr>
            </w:rPrChange>
          </w:rPr>
          <w:t>ost</w:t>
        </w:r>
      </w:ins>
      <w:ins w:id="118" w:author="Carrillo,Daniel" w:date="2021-06-11T10:27:00Z">
        <w:r w:rsidR="00290262" w:rsidRPr="007312EF">
          <w:rPr>
            <w:highlight w:val="yellow"/>
            <w:rPrChange w:id="119" w:author="Ochoa, Ron" w:date="2021-06-11T11:41:00Z">
              <w:rPr/>
            </w:rPrChange>
          </w:rPr>
          <w:t>h</w:t>
        </w:r>
      </w:ins>
      <w:ins w:id="120" w:author="Carrillo,Daniel" w:date="2021-06-11T09:56:00Z">
        <w:r w:rsidR="00E41909" w:rsidRPr="007312EF">
          <w:rPr>
            <w:highlight w:val="yellow"/>
            <w:rPrChange w:id="121" w:author="Ochoa, Ron" w:date="2021-06-11T11:41:00Z">
              <w:rPr>
                <w:highlight w:val="yellow"/>
              </w:rPr>
            </w:rPrChange>
          </w:rPr>
          <w:t xml:space="preserve">arvest </w:t>
        </w:r>
      </w:ins>
      <w:ins w:id="122" w:author="Carrillo,Daniel" w:date="2021-06-11T10:27:00Z">
        <w:r w:rsidR="00290262" w:rsidRPr="007312EF">
          <w:rPr>
            <w:highlight w:val="yellow"/>
            <w:rPrChange w:id="123" w:author="Ochoa, Ron" w:date="2021-06-11T11:41:00Z">
              <w:rPr/>
            </w:rPrChange>
          </w:rPr>
          <w:t xml:space="preserve">phytosanitary </w:t>
        </w:r>
      </w:ins>
      <w:ins w:id="124" w:author="Carrillo,Daniel" w:date="2021-06-11T09:56:00Z">
        <w:r w:rsidR="00E41909" w:rsidRPr="007312EF">
          <w:rPr>
            <w:highlight w:val="yellow"/>
            <w:rPrChange w:id="125" w:author="Ochoa, Ron" w:date="2021-06-11T11:41:00Z">
              <w:rPr>
                <w:highlight w:val="yellow"/>
              </w:rPr>
            </w:rPrChange>
          </w:rPr>
          <w:t>treatments</w:t>
        </w:r>
      </w:ins>
      <w:ins w:id="126" w:author="Carrillo,Daniel" w:date="2021-06-11T09:55:00Z">
        <w:r w:rsidR="00E41909" w:rsidRPr="007312EF">
          <w:rPr>
            <w:highlight w:val="yellow"/>
            <w:rPrChange w:id="127" w:author="Ochoa, Ron" w:date="2021-06-11T11:41:00Z">
              <w:rPr>
                <w:highlight w:val="yellow"/>
              </w:rPr>
            </w:rPrChange>
          </w:rPr>
          <w:t xml:space="preserve"> </w:t>
        </w:r>
      </w:ins>
      <w:del w:id="128" w:author="Carrillo,Daniel" w:date="2021-06-11T09:55:00Z">
        <w:r w:rsidRPr="007312EF" w:rsidDel="00E41909">
          <w:rPr>
            <w:highlight w:val="yellow"/>
            <w:rPrChange w:id="129" w:author="Ochoa, Ron" w:date="2021-06-11T11:41:00Z">
              <w:rPr/>
            </w:rPrChange>
          </w:rPr>
          <w:delText>ultraviolet radiation</w:delText>
        </w:r>
      </w:del>
      <w:del w:id="130" w:author="Carrillo,Daniel" w:date="2021-06-11T10:11:00Z">
        <w:r w:rsidRPr="007312EF" w:rsidDel="00E41909">
          <w:rPr>
            <w:highlight w:val="yellow"/>
            <w:rPrChange w:id="131" w:author="Ochoa, Ron" w:date="2021-06-11T11:41:00Z">
              <w:rPr/>
            </w:rPrChange>
          </w:rPr>
          <w:delText xml:space="preserve"> </w:delText>
        </w:r>
      </w:del>
      <w:r w:rsidRPr="007312EF">
        <w:rPr>
          <w:highlight w:val="yellow"/>
          <w:rPrChange w:id="132" w:author="Ochoa, Ron" w:date="2021-06-11T11:41:00Z">
            <w:rPr/>
          </w:rPrChange>
        </w:rPr>
        <w:t>(</w:t>
      </w:r>
      <w:del w:id="133" w:author="Carrillo,Daniel" w:date="2021-06-11T09:56:00Z">
        <w:r w:rsidRPr="007312EF" w:rsidDel="00E41909">
          <w:rPr>
            <w:highlight w:val="yellow"/>
            <w:rPrChange w:id="134" w:author="Ochoa, Ron" w:date="2021-06-11T11:41:00Z">
              <w:rPr/>
            </w:rPrChange>
          </w:rPr>
          <w:delText>Osakabe 2021</w:delText>
        </w:r>
      </w:del>
      <w:commentRangeStart w:id="135"/>
      <w:ins w:id="136" w:author="Carrillo,Daniel" w:date="2021-06-11T09:56:00Z">
        <w:r w:rsidR="00E41909" w:rsidRPr="007312EF">
          <w:rPr>
            <w:highlight w:val="yellow"/>
            <w:rPrChange w:id="137" w:author="Ochoa, Ron" w:date="2021-06-11T11:41:00Z">
              <w:rPr>
                <w:highlight w:val="yellow"/>
              </w:rPr>
            </w:rPrChange>
          </w:rPr>
          <w:t>P</w:t>
        </w:r>
      </w:ins>
      <w:ins w:id="138" w:author="Carrillo,Daniel" w:date="2021-06-11T09:58:00Z">
        <w:r w:rsidR="00E41909" w:rsidRPr="007312EF">
          <w:rPr>
            <w:highlight w:val="yellow"/>
            <w:rPrChange w:id="139" w:author="Ochoa, Ron" w:date="2021-06-11T11:41:00Z">
              <w:rPr>
                <w:highlight w:val="yellow"/>
              </w:rPr>
            </w:rPrChange>
          </w:rPr>
          <w:t>eñ</w:t>
        </w:r>
      </w:ins>
      <w:ins w:id="140" w:author="Carrillo,Daniel" w:date="2021-06-11T09:56:00Z">
        <w:r w:rsidR="00E41909" w:rsidRPr="007312EF">
          <w:rPr>
            <w:highlight w:val="yellow"/>
            <w:rPrChange w:id="141" w:author="Ochoa, Ron" w:date="2021-06-11T11:41:00Z">
              <w:rPr>
                <w:highlight w:val="yellow"/>
              </w:rPr>
            </w:rPrChange>
          </w:rPr>
          <w:t>a et al. 201</w:t>
        </w:r>
      </w:ins>
      <w:ins w:id="142" w:author="Carrillo,Daniel" w:date="2021-06-11T10:06:00Z">
        <w:r w:rsidR="00E41909" w:rsidRPr="007312EF">
          <w:rPr>
            <w:highlight w:val="yellow"/>
            <w:rPrChange w:id="143" w:author="Ochoa, Ron" w:date="2021-06-11T11:41:00Z">
              <w:rPr>
                <w:highlight w:val="yellow"/>
              </w:rPr>
            </w:rPrChange>
          </w:rPr>
          <w:t>5</w:t>
        </w:r>
      </w:ins>
      <w:ins w:id="144" w:author="Carrillo,Daniel" w:date="2021-06-11T09:56:00Z">
        <w:r w:rsidR="00E41909" w:rsidRPr="007312EF">
          <w:rPr>
            <w:highlight w:val="yellow"/>
            <w:rPrChange w:id="145" w:author="Ochoa, Ron" w:date="2021-06-11T11:41:00Z">
              <w:rPr>
                <w:highlight w:val="yellow"/>
              </w:rPr>
            </w:rPrChange>
          </w:rPr>
          <w:t>; Revynthi et al. 2019</w:t>
        </w:r>
      </w:ins>
      <w:commentRangeEnd w:id="135"/>
      <w:ins w:id="146" w:author="Carrillo,Daniel" w:date="2021-06-11T10:07:00Z">
        <w:r w:rsidR="00E41909" w:rsidRPr="007312EF">
          <w:rPr>
            <w:rStyle w:val="CommentReference"/>
            <w:rFonts w:asciiTheme="minorHAnsi" w:hAnsiTheme="minorHAnsi"/>
            <w:highlight w:val="yellow"/>
            <w:rPrChange w:id="147" w:author="Ochoa, Ron" w:date="2021-06-11T11:41:00Z">
              <w:rPr>
                <w:rStyle w:val="CommentReference"/>
                <w:rFonts w:asciiTheme="minorHAnsi" w:hAnsiTheme="minorHAnsi"/>
              </w:rPr>
            </w:rPrChange>
          </w:rPr>
          <w:commentReference w:id="135"/>
        </w:r>
      </w:ins>
      <w:r w:rsidRPr="007312EF">
        <w:rPr>
          <w:highlight w:val="yellow"/>
          <w:rPrChange w:id="148" w:author="Ochoa, Ron" w:date="2021-06-11T11:41:00Z">
            <w:rPr/>
          </w:rPrChange>
        </w:rPr>
        <w:t xml:space="preserve">) have shown </w:t>
      </w:r>
      <w:del w:id="149" w:author="Carrillo,Daniel" w:date="2021-06-11T10:12:00Z">
        <w:r w:rsidRPr="007312EF" w:rsidDel="00E41909">
          <w:rPr>
            <w:highlight w:val="yellow"/>
            <w:rPrChange w:id="150" w:author="Ochoa, Ron" w:date="2021-06-11T11:41:00Z">
              <w:rPr/>
            </w:rPrChange>
          </w:rPr>
          <w:delText xml:space="preserve">some </w:delText>
        </w:r>
      </w:del>
      <w:r w:rsidRPr="007312EF">
        <w:rPr>
          <w:highlight w:val="yellow"/>
          <w:rPrChange w:id="151" w:author="Ochoa, Ron" w:date="2021-06-11T11:41:00Z">
            <w:rPr/>
          </w:rPrChange>
        </w:rPr>
        <w:t xml:space="preserve">promise for controlling other </w:t>
      </w:r>
      <w:del w:id="152" w:author="Carrillo,Daniel" w:date="2021-06-11T09:54:00Z">
        <w:r w:rsidRPr="007312EF" w:rsidDel="00E41909">
          <w:rPr>
            <w:highlight w:val="yellow"/>
            <w:rPrChange w:id="153" w:author="Ochoa, Ron" w:date="2021-06-11T11:41:00Z">
              <w:rPr/>
            </w:rPrChange>
          </w:rPr>
          <w:delText>plant-feeding</w:delText>
        </w:r>
      </w:del>
      <w:ins w:id="154" w:author="Carrillo,Daniel" w:date="2021-06-11T09:54:00Z">
        <w:r w:rsidR="00E41909" w:rsidRPr="007312EF">
          <w:rPr>
            <w:i/>
            <w:iCs/>
            <w:highlight w:val="yellow"/>
            <w:rPrChange w:id="155" w:author="Ochoa, Ron" w:date="2021-06-11T11:41:00Z">
              <w:rPr>
                <w:highlight w:val="yellow"/>
              </w:rPr>
            </w:rPrChange>
          </w:rPr>
          <w:t>Brevipalpus</w:t>
        </w:r>
      </w:ins>
      <w:r w:rsidRPr="007312EF">
        <w:rPr>
          <w:highlight w:val="yellow"/>
          <w:rPrChange w:id="156" w:author="Ochoa, Ron" w:date="2021-06-11T11:41:00Z">
            <w:rPr/>
          </w:rPrChange>
        </w:rPr>
        <w:t xml:space="preserve"> mites. </w:t>
      </w:r>
      <w:ins w:id="157" w:author="Carrillo,Daniel" w:date="2021-06-11T10:01:00Z">
        <w:r w:rsidR="00E41909" w:rsidRPr="007312EF">
          <w:rPr>
            <w:highlight w:val="yellow"/>
            <w:rPrChange w:id="158" w:author="Ochoa, Ron" w:date="2021-06-11T11:41:00Z">
              <w:rPr>
                <w:highlight w:val="yellow"/>
              </w:rPr>
            </w:rPrChange>
          </w:rPr>
          <w:t xml:space="preserve">Moreover, </w:t>
        </w:r>
      </w:ins>
      <w:del w:id="159" w:author="Carrillo,Daniel" w:date="2021-06-11T10:01:00Z">
        <w:r w:rsidRPr="007312EF" w:rsidDel="00E41909">
          <w:rPr>
            <w:highlight w:val="yellow"/>
            <w:rPrChange w:id="160" w:author="Ochoa, Ron" w:date="2021-06-11T11:41:00Z">
              <w:rPr/>
            </w:rPrChange>
          </w:rPr>
          <w:delText>I</w:delText>
        </w:r>
      </w:del>
      <w:ins w:id="161" w:author="Carrillo,Daniel" w:date="2021-06-11T10:01:00Z">
        <w:r w:rsidR="00E41909" w:rsidRPr="007312EF">
          <w:rPr>
            <w:highlight w:val="yellow"/>
            <w:rPrChange w:id="162" w:author="Ochoa, Ron" w:date="2021-06-11T11:41:00Z">
              <w:rPr>
                <w:highlight w:val="yellow"/>
              </w:rPr>
            </w:rPrChange>
          </w:rPr>
          <w:t>i</w:t>
        </w:r>
      </w:ins>
      <w:r w:rsidRPr="007312EF">
        <w:rPr>
          <w:highlight w:val="yellow"/>
          <w:rPrChange w:id="163" w:author="Ochoa, Ron" w:date="2021-06-11T11:41:00Z">
            <w:rPr/>
          </w:rPrChange>
        </w:rPr>
        <w:t xml:space="preserve">t is often possible to integrate different </w:t>
      </w:r>
      <w:del w:id="164" w:author="Carrillo,Daniel" w:date="2021-06-11T10:13:00Z">
        <w:r w:rsidRPr="007312EF" w:rsidDel="00E41909">
          <w:rPr>
            <w:highlight w:val="yellow"/>
            <w:rPrChange w:id="165" w:author="Ochoa, Ron" w:date="2021-06-11T11:41:00Z">
              <w:rPr/>
            </w:rPrChange>
          </w:rPr>
          <w:delText xml:space="preserve">biological </w:delText>
        </w:r>
      </w:del>
      <w:r w:rsidRPr="007312EF">
        <w:rPr>
          <w:highlight w:val="yellow"/>
          <w:rPrChange w:id="166" w:author="Ochoa, Ron" w:date="2021-06-11T11:41:00Z">
            <w:rPr/>
          </w:rPrChange>
        </w:rPr>
        <w:t xml:space="preserve">control techniques for improved control, such as combining predatory mites with </w:t>
      </w:r>
      <w:ins w:id="167" w:author="Carrillo,Daniel" w:date="2021-06-11T09:59:00Z">
        <w:r w:rsidR="00E41909" w:rsidRPr="007312EF">
          <w:rPr>
            <w:highlight w:val="yellow"/>
            <w:rPrChange w:id="168" w:author="Ochoa, Ron" w:date="2021-06-11T11:41:00Z">
              <w:rPr>
                <w:highlight w:val="yellow"/>
              </w:rPr>
            </w:rPrChange>
          </w:rPr>
          <w:t xml:space="preserve">compatible acaricides and </w:t>
        </w:r>
      </w:ins>
      <w:r w:rsidRPr="007312EF">
        <w:rPr>
          <w:highlight w:val="yellow"/>
          <w:rPrChange w:id="169" w:author="Ochoa, Ron" w:date="2021-06-11T11:41:00Z">
            <w:rPr/>
          </w:rPrChange>
        </w:rPr>
        <w:t>ento</w:t>
      </w:r>
      <w:ins w:id="170" w:author="Carrillo,Daniel" w:date="2021-06-11T10:25:00Z">
        <w:r w:rsidR="00290262" w:rsidRPr="007312EF">
          <w:rPr>
            <w:highlight w:val="yellow"/>
            <w:rPrChange w:id="171" w:author="Ochoa, Ron" w:date="2021-06-11T11:41:00Z">
              <w:rPr/>
            </w:rPrChange>
          </w:rPr>
          <w:t>mo</w:t>
        </w:r>
      </w:ins>
      <w:r w:rsidRPr="007312EF">
        <w:rPr>
          <w:highlight w:val="yellow"/>
          <w:rPrChange w:id="172" w:author="Ochoa, Ron" w:date="2021-06-11T11:41:00Z">
            <w:rPr/>
          </w:rPrChange>
        </w:rPr>
        <w:t>pathogenic fungi (Reddy 2001, Midthassel et al. 2016</w:t>
      </w:r>
      <w:ins w:id="173" w:author="Carrillo,Daniel" w:date="2021-06-11T09:59:00Z">
        <w:r w:rsidR="00E41909" w:rsidRPr="007312EF">
          <w:rPr>
            <w:highlight w:val="yellow"/>
            <w:rPrChange w:id="174" w:author="Ochoa, Ron" w:date="2021-06-11T11:41:00Z">
              <w:rPr>
                <w:highlight w:val="yellow"/>
              </w:rPr>
            </w:rPrChange>
          </w:rPr>
          <w:t>; Andrade et al</w:t>
        </w:r>
      </w:ins>
      <w:ins w:id="175" w:author="Carrillo,Daniel" w:date="2021-06-11T10:26:00Z">
        <w:r w:rsidR="00290262" w:rsidRPr="007312EF">
          <w:rPr>
            <w:highlight w:val="yellow"/>
            <w:rPrChange w:id="176" w:author="Ochoa, Ron" w:date="2021-06-11T11:41:00Z">
              <w:rPr/>
            </w:rPrChange>
          </w:rPr>
          <w:t>.</w:t>
        </w:r>
      </w:ins>
      <w:ins w:id="177" w:author="Carrillo,Daniel" w:date="2021-06-11T09:59:00Z">
        <w:r w:rsidR="00E41909" w:rsidRPr="007312EF">
          <w:rPr>
            <w:highlight w:val="yellow"/>
            <w:rPrChange w:id="178" w:author="Ochoa, Ron" w:date="2021-06-11T11:41:00Z">
              <w:rPr>
                <w:highlight w:val="yellow"/>
              </w:rPr>
            </w:rPrChange>
          </w:rPr>
          <w:t xml:space="preserve"> 2019</w:t>
        </w:r>
      </w:ins>
      <w:r w:rsidRPr="007312EF">
        <w:rPr>
          <w:highlight w:val="yellow"/>
          <w:rPrChange w:id="179" w:author="Ochoa, Ron" w:date="2021-06-11T11:41:00Z">
            <w:rPr/>
          </w:rPrChange>
        </w:rPr>
        <w:t xml:space="preserve">). </w:t>
      </w:r>
      <w:commentRangeStart w:id="180"/>
      <w:del w:id="181" w:author="Carrillo,Daniel" w:date="2021-06-11T10:18:00Z">
        <w:r w:rsidRPr="007312EF" w:rsidDel="00E41909">
          <w:rPr>
            <w:highlight w:val="yellow"/>
            <w:rPrChange w:id="182" w:author="Ochoa, Ron" w:date="2021-06-11T11:41:00Z">
              <w:rPr/>
            </w:rPrChange>
          </w:rPr>
          <w:delText xml:space="preserve">However, it is still necessary to consider the biology of biological agents to avoid incompatibilities, such as cannibalism (Cakmak et al. 2009), requiring refuges (Smith and Papacek 1991), or reapplying after conventional pesticides are used (Smith and Papacek 1991). The predatory mite </w:delText>
        </w:r>
        <w:r w:rsidRPr="007312EF" w:rsidDel="00E41909">
          <w:rPr>
            <w:i/>
            <w:iCs/>
            <w:highlight w:val="yellow"/>
            <w:rPrChange w:id="183" w:author="Ochoa, Ron" w:date="2021-06-11T11:41:00Z">
              <w:rPr>
                <w:i/>
                <w:iCs/>
              </w:rPr>
            </w:rPrChange>
          </w:rPr>
          <w:delText>Galendromus helveolus</w:delText>
        </w:r>
        <w:r w:rsidRPr="007312EF" w:rsidDel="00E41909">
          <w:rPr>
            <w:highlight w:val="yellow"/>
            <w:rPrChange w:id="184" w:author="Ochoa, Ron" w:date="2021-06-11T11:41:00Z">
              <w:rPr/>
            </w:rPrChange>
          </w:rPr>
          <w:delText xml:space="preserve"> (Chant) (Acari: Phytoseiidae) have been reported to feed on eggs, larvae and nymphs of </w:delText>
        </w:r>
        <w:r w:rsidRPr="007312EF" w:rsidDel="00E41909">
          <w:rPr>
            <w:i/>
            <w:iCs/>
            <w:highlight w:val="yellow"/>
            <w:rPrChange w:id="185" w:author="Ochoa, Ron" w:date="2021-06-11T11:41:00Z">
              <w:rPr>
                <w:i/>
                <w:iCs/>
              </w:rPr>
            </w:rPrChange>
          </w:rPr>
          <w:delText>B. californicus</w:delText>
        </w:r>
        <w:r w:rsidRPr="007312EF" w:rsidDel="00E41909">
          <w:rPr>
            <w:highlight w:val="yellow"/>
            <w:rPrChange w:id="186" w:author="Ochoa, Ron" w:date="2021-06-11T11:41:00Z">
              <w:rPr/>
            </w:rPrChange>
          </w:rPr>
          <w:delText xml:space="preserve"> (Chen et al. 2006) and studies of </w:delText>
        </w:r>
        <w:r w:rsidRPr="007312EF" w:rsidDel="00E41909">
          <w:rPr>
            <w:i/>
            <w:iCs/>
            <w:highlight w:val="yellow"/>
            <w:rPrChange w:id="187" w:author="Ochoa, Ron" w:date="2021-06-11T11:41:00Z">
              <w:rPr>
                <w:i/>
                <w:iCs/>
              </w:rPr>
            </w:rPrChange>
          </w:rPr>
          <w:delText>Amblyseius largoensis</w:delText>
        </w:r>
        <w:r w:rsidRPr="007312EF" w:rsidDel="00E41909">
          <w:rPr>
            <w:highlight w:val="yellow"/>
            <w:rPrChange w:id="188" w:author="Ochoa, Ron" w:date="2021-06-11T11:41:00Z">
              <w:rPr/>
            </w:rPrChange>
          </w:rPr>
          <w:delText xml:space="preserve"> (Muma) (Acari: Phytoseiidae) demonstrated its ability to suppress populations of </w:delText>
        </w:r>
        <w:r w:rsidRPr="007312EF" w:rsidDel="00E41909">
          <w:rPr>
            <w:i/>
            <w:iCs/>
            <w:highlight w:val="yellow"/>
            <w:rPrChange w:id="189" w:author="Ochoa, Ron" w:date="2021-06-11T11:41:00Z">
              <w:rPr>
                <w:i/>
                <w:iCs/>
              </w:rPr>
            </w:rPrChange>
          </w:rPr>
          <w:delText>B. yothersi</w:delText>
        </w:r>
        <w:r w:rsidRPr="007312EF" w:rsidDel="00E41909">
          <w:rPr>
            <w:highlight w:val="yellow"/>
            <w:rPrChange w:id="190" w:author="Ochoa, Ron" w:date="2021-06-11T11:41:00Z">
              <w:rPr/>
            </w:rPrChange>
          </w:rPr>
          <w:delText xml:space="preserve"> on citrus plants (Argolo et al. 2020). In addition, the entomopathogenic fungus </w:delText>
        </w:r>
        <w:r w:rsidRPr="007312EF" w:rsidDel="00E41909">
          <w:rPr>
            <w:i/>
            <w:iCs/>
            <w:highlight w:val="yellow"/>
            <w:rPrChange w:id="191" w:author="Ochoa, Ron" w:date="2021-06-11T11:41:00Z">
              <w:rPr>
                <w:i/>
                <w:iCs/>
              </w:rPr>
            </w:rPrChange>
          </w:rPr>
          <w:delText>Metarhizium anisopliae</w:delText>
        </w:r>
        <w:r w:rsidRPr="007312EF" w:rsidDel="00E41909">
          <w:rPr>
            <w:highlight w:val="yellow"/>
            <w:rPrChange w:id="192" w:author="Ochoa, Ron" w:date="2021-06-11T11:41:00Z">
              <w:rPr/>
            </w:rPrChange>
          </w:rPr>
          <w:delText xml:space="preserve"> var. </w:delText>
        </w:r>
        <w:r w:rsidRPr="007312EF" w:rsidDel="00E41909">
          <w:rPr>
            <w:i/>
            <w:iCs/>
            <w:highlight w:val="yellow"/>
            <w:rPrChange w:id="193" w:author="Ochoa, Ron" w:date="2021-06-11T11:41:00Z">
              <w:rPr>
                <w:i/>
                <w:iCs/>
              </w:rPr>
            </w:rPrChange>
          </w:rPr>
          <w:delText>acridum</w:delText>
        </w:r>
        <w:r w:rsidRPr="007312EF" w:rsidDel="00E41909">
          <w:rPr>
            <w:highlight w:val="yellow"/>
            <w:rPrChange w:id="194" w:author="Ochoa, Ron" w:date="2021-06-11T11:41:00Z">
              <w:rPr/>
            </w:rPrChange>
          </w:rPr>
          <w:delText xml:space="preserve"> was found to be pathogenic to </w:delText>
        </w:r>
        <w:r w:rsidRPr="007312EF" w:rsidDel="00E41909">
          <w:rPr>
            <w:i/>
            <w:iCs/>
            <w:highlight w:val="yellow"/>
            <w:rPrChange w:id="195" w:author="Ochoa, Ron" w:date="2021-06-11T11:41:00Z">
              <w:rPr>
                <w:i/>
                <w:iCs/>
              </w:rPr>
            </w:rPrChange>
          </w:rPr>
          <w:delText>B. phoenicis</w:delText>
        </w:r>
        <w:r w:rsidRPr="007312EF" w:rsidDel="00E41909">
          <w:rPr>
            <w:highlight w:val="yellow"/>
            <w:rPrChange w:id="196" w:author="Ochoa, Ron" w:date="2021-06-11T11:41:00Z">
              <w:rPr/>
            </w:rPrChange>
          </w:rPr>
          <w:delText xml:space="preserve"> (Magalhães et al. 2005).</w:delText>
        </w:r>
        <w:commentRangeEnd w:id="180"/>
        <w:r w:rsidR="00E41909" w:rsidRPr="007312EF" w:rsidDel="00E41909">
          <w:rPr>
            <w:rStyle w:val="CommentReference"/>
            <w:rFonts w:asciiTheme="minorHAnsi" w:hAnsiTheme="minorHAnsi"/>
            <w:highlight w:val="yellow"/>
            <w:rPrChange w:id="197" w:author="Ochoa, Ron" w:date="2021-06-11T11:41:00Z">
              <w:rPr>
                <w:rStyle w:val="CommentReference"/>
                <w:rFonts w:asciiTheme="minorHAnsi" w:hAnsiTheme="minorHAnsi"/>
              </w:rPr>
            </w:rPrChange>
          </w:rPr>
          <w:commentReference w:id="180"/>
        </w:r>
      </w:del>
      <w:commentRangeEnd w:id="49"/>
      <w:r w:rsidR="00876C85" w:rsidRPr="007312EF">
        <w:rPr>
          <w:rStyle w:val="CommentReference"/>
          <w:rFonts w:asciiTheme="minorHAnsi" w:hAnsiTheme="minorHAnsi"/>
          <w:highlight w:val="yellow"/>
          <w:rPrChange w:id="198" w:author="Ochoa, Ron" w:date="2021-06-11T11:41:00Z">
            <w:rPr>
              <w:rStyle w:val="CommentReference"/>
              <w:rFonts w:asciiTheme="minorHAnsi" w:hAnsiTheme="minorHAnsi"/>
            </w:rPr>
          </w:rPrChange>
        </w:rPr>
        <w:commentReference w:id="49"/>
      </w:r>
    </w:p>
    <w:p w14:paraId="2BE3BBE2" w14:textId="77777777" w:rsidR="005C4F5F" w:rsidRDefault="003C2D94">
      <w:pPr>
        <w:pStyle w:val="BodyText"/>
      </w:pPr>
      <w:r>
        <w:t xml:space="preserve">In conclusion, detecting OFV in Florida represents a concern for horticulturists who grow orchids, </w:t>
      </w:r>
      <w:r>
        <w:rPr>
          <w:i/>
          <w:iCs/>
        </w:rPr>
        <w:t>Liriope</w:t>
      </w:r>
      <w:r>
        <w:t xml:space="preserve">, </w:t>
      </w:r>
      <w:r>
        <w:rPr>
          <w:i/>
          <w:iCs/>
        </w:rPr>
        <w:t>Ophiopogon</w:t>
      </w:r>
      <w:r>
        <w:t xml:space="preserve">, or other susceptible Asparagaceae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strains of OFV (Kitajima et al. 2011, Hartung et al. 2015, Roy et al. 2020). The recent detection of OFV-Orc1 in South Africa (Cook et al. 2019) in </w:t>
      </w:r>
      <w:r>
        <w:rPr>
          <w:i/>
          <w:iCs/>
        </w:rPr>
        <w:t>C. sinensis</w:t>
      </w:r>
      <w:r>
        <w:t xml:space="preserve"> (Navel </w:t>
      </w:r>
      <w:r>
        <w:lastRenderedPageBreak/>
        <w:t xml:space="preserve">and Valencia orange) and OFV-Orc2 in Hawaii (Velarde et al. 2021) in </w:t>
      </w:r>
      <w:r>
        <w:rPr>
          <w:i/>
          <w:iCs/>
        </w:rPr>
        <w:t>C. reticulata</w:t>
      </w:r>
      <w:r>
        <w:t xml:space="preserve"> (mandarin) and </w:t>
      </w:r>
      <w:r>
        <w:rPr>
          <w:i/>
          <w:iCs/>
        </w:rPr>
        <w:t>C. jambhiri</w:t>
      </w:r>
      <w:r>
        <w:t xml:space="preserve"> (rough lemon) associated with leprosis-like symptoms highlights the threat of different strains of OFV on citrus, which will be a definite concern to the US multi-billion-dollar citrus industry already impacted by the Huanglongbing disease. </w:t>
      </w:r>
      <w:r>
        <w:rPr>
          <w:i/>
          <w:iCs/>
        </w:rPr>
        <w:t>B. californicus</w:t>
      </w:r>
      <w:r>
        <w:t xml:space="preserve">, as well as </w:t>
      </w:r>
      <w:r>
        <w:rPr>
          <w:i/>
          <w:iCs/>
        </w:rPr>
        <w:t>B. yothersi</w:t>
      </w:r>
      <w:r>
        <w:t xml:space="preserve"> (Baker), are both known vectors of dichorhaviruses (OFV) (Kondo et al. 2003, García-Escamilla et al. 2018, Beltran-Beltran et al. 2020) and </w:t>
      </w:r>
      <w:r>
        <w:rPr>
          <w:i/>
          <w:iCs/>
        </w:rPr>
        <w:t>B. obovatus</w:t>
      </w:r>
      <w:r>
        <w:t xml:space="preserve"> is a suspected vector as well (Childers et al. 2003). All three mite species/complexes are present in Florida (Childers et al. 2003, Akyazi et al. 2017) (Fig. 4), and are difficult to identify by non-experts, or without advanced methodologies. DNA barcoding (Armstrong and Ball 2005) 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p w14:paraId="5AABA418" w14:textId="77777777" w:rsidR="005C4F5F" w:rsidRDefault="003C2D94">
      <w:pPr>
        <w:pStyle w:val="Heading3"/>
      </w:pPr>
      <w:bookmarkStart w:id="199" w:name="acknowledgements"/>
      <w:bookmarkEnd w:id="2"/>
      <w:bookmarkEnd w:id="5"/>
      <w:r>
        <w:t>Acknowledgements</w:t>
      </w:r>
    </w:p>
    <w:p w14:paraId="05C30224" w14:textId="77777777" w:rsidR="005C4F5F" w:rsidRDefault="003C2D94">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w:t>
      </w:r>
      <w:bookmarkStart w:id="200" w:name="_GoBack"/>
      <w:bookmarkEnd w:id="200"/>
      <w:r>
        <w:lastRenderedPageBreak/>
        <w:t>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2535D541" w14:textId="77777777" w:rsidR="005C4F5F" w:rsidRDefault="003C2D94">
      <w:pPr>
        <w:pStyle w:val="Heading3"/>
      </w:pPr>
      <w:bookmarkStart w:id="201" w:name="references"/>
      <w:bookmarkEnd w:id="199"/>
      <w:r>
        <w:t>References</w:t>
      </w:r>
    </w:p>
    <w:p w14:paraId="1D42DE9B" w14:textId="77777777" w:rsidR="005C4F5F" w:rsidRPr="00E41909" w:rsidRDefault="003C2D94">
      <w:pPr>
        <w:pStyle w:val="Bibliography"/>
        <w:rPr>
          <w:lang w:val="es-CO"/>
          <w:rPrChange w:id="202" w:author="Carrillo,Daniel" w:date="2021-06-11T09:08:00Z">
            <w:rPr/>
          </w:rPrChange>
        </w:rPr>
      </w:pPr>
      <w:bookmarkStart w:id="203" w:name="ref-Akyazi2017"/>
      <w:bookmarkStart w:id="204"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E41909">
        <w:rPr>
          <w:lang w:val="es-CO"/>
          <w:rPrChange w:id="205" w:author="Carrillo,Daniel" w:date="2021-06-11T09:08:00Z">
            <w:rPr/>
          </w:rPrChange>
        </w:rPr>
        <w:t>Florida Entomologist. 100: 731–739.</w:t>
      </w:r>
    </w:p>
    <w:p w14:paraId="2962986E" w14:textId="77777777" w:rsidR="005C4F5F" w:rsidRPr="00E41909" w:rsidRDefault="003C2D94">
      <w:pPr>
        <w:pStyle w:val="Bibliography"/>
        <w:rPr>
          <w:lang w:val="es-CO"/>
          <w:rPrChange w:id="206" w:author="Carrillo,Daniel" w:date="2021-06-11T09:08:00Z">
            <w:rPr/>
          </w:rPrChange>
        </w:rPr>
      </w:pPr>
      <w:bookmarkStart w:id="207" w:name="ref-Alves2000"/>
      <w:bookmarkEnd w:id="203"/>
      <w:r w:rsidRPr="00E41909">
        <w:rPr>
          <w:b/>
          <w:bCs/>
          <w:lang w:val="es-CO"/>
          <w:rPrChange w:id="208" w:author="Carrillo,Daniel" w:date="2021-06-11T09:08:00Z">
            <w:rPr>
              <w:b/>
              <w:bCs/>
            </w:rPr>
          </w:rPrChange>
        </w:rPr>
        <w:t>Alves, E. B., C. Omoto, and C. R. Franco</w:t>
      </w:r>
      <w:r w:rsidRPr="00E41909">
        <w:rPr>
          <w:lang w:val="es-CO"/>
          <w:rPrChange w:id="209" w:author="Carrillo,Daniel" w:date="2021-06-11T09:08:00Z">
            <w:rPr/>
          </w:rPrChange>
        </w:rPr>
        <w:t xml:space="preserve">. </w:t>
      </w:r>
      <w:r w:rsidRPr="00E41909">
        <w:rPr>
          <w:b/>
          <w:bCs/>
          <w:lang w:val="es-CO"/>
          <w:rPrChange w:id="210" w:author="Carrillo,Daniel" w:date="2021-06-11T09:08:00Z">
            <w:rPr>
              <w:b/>
              <w:bCs/>
            </w:rPr>
          </w:rPrChange>
        </w:rPr>
        <w:t>2000</w:t>
      </w:r>
      <w:r w:rsidRPr="00E41909">
        <w:rPr>
          <w:lang w:val="es-CO"/>
          <w:rPrChange w:id="211" w:author="Carrillo,Daniel" w:date="2021-06-11T09:08:00Z">
            <w:rPr/>
          </w:rPrChange>
        </w:rPr>
        <w:t xml:space="preserve">. Resistência cruzada entre o dicofol e outros acaricidas em </w:t>
      </w:r>
      <w:r w:rsidRPr="00E41909">
        <w:rPr>
          <w:i/>
          <w:iCs/>
          <w:lang w:val="es-CO"/>
          <w:rPrChange w:id="212" w:author="Carrillo,Daniel" w:date="2021-06-11T09:08:00Z">
            <w:rPr>
              <w:i/>
              <w:iCs/>
            </w:rPr>
          </w:rPrChange>
        </w:rPr>
        <w:t>Brevipalpus phoenicis</w:t>
      </w:r>
      <w:r w:rsidRPr="00E41909">
        <w:rPr>
          <w:lang w:val="es-CO"/>
          <w:rPrChange w:id="213" w:author="Carrillo,Daniel" w:date="2021-06-11T09:08:00Z">
            <w:rPr/>
          </w:rPrChange>
        </w:rPr>
        <w:t xml:space="preserve"> (Geijskes) (Acari: Tenuipalpidae). Anais da Sociedade Entomológica do Brasil. 29: 765–771.</w:t>
      </w:r>
    </w:p>
    <w:p w14:paraId="467E8FAC" w14:textId="77777777" w:rsidR="005C4F5F" w:rsidRDefault="003C2D94">
      <w:pPr>
        <w:pStyle w:val="Bibliography"/>
      </w:pPr>
      <w:bookmarkStart w:id="214" w:name="ref-Amarasinghe2019"/>
      <w:bookmarkEnd w:id="207"/>
      <w:r w:rsidRPr="00E41909">
        <w:rPr>
          <w:b/>
          <w:bCs/>
          <w:lang w:val="es-CO"/>
          <w:rPrChange w:id="215" w:author="Carrillo,Daniel" w:date="2021-06-11T09:08:00Z">
            <w:rPr>
              <w:b/>
              <w:bCs/>
            </w:rPr>
          </w:rPrChange>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E41909">
        <w:rPr>
          <w:lang w:val="es-CO"/>
          <w:rPrChange w:id="216" w:author="Carrillo,Daniel" w:date="2021-06-11T09:08:00Z">
            <w:rPr/>
          </w:rPrChange>
        </w:rPr>
        <w:t xml:space="preserve">. </w:t>
      </w:r>
      <w:r w:rsidRPr="00E41909">
        <w:rPr>
          <w:b/>
          <w:bCs/>
          <w:lang w:val="es-CO"/>
          <w:rPrChange w:id="217" w:author="Carrillo,Daniel" w:date="2021-06-11T09:08:00Z">
            <w:rPr>
              <w:b/>
              <w:bCs/>
            </w:rPr>
          </w:rPrChange>
        </w:rPr>
        <w:t>2019</w:t>
      </w:r>
      <w:r w:rsidRPr="00E41909">
        <w:rPr>
          <w:lang w:val="es-CO"/>
          <w:rPrChange w:id="218" w:author="Carrillo,Daniel" w:date="2021-06-11T09:08:00Z">
            <w:rPr/>
          </w:rPrChange>
        </w:rPr>
        <w:t xml:space="preserve">. </w:t>
      </w:r>
      <w:r>
        <w:t>Taxonomy of the order Mononegavirales: Update 2019. Archives of Virology. 164: 1967–1980.</w:t>
      </w:r>
    </w:p>
    <w:p w14:paraId="005A9FEA" w14:textId="77777777" w:rsidR="005C4F5F" w:rsidRDefault="003C2D94">
      <w:pPr>
        <w:pStyle w:val="Bibliography"/>
      </w:pPr>
      <w:bookmarkStart w:id="219" w:name="ref-Argolo2020"/>
      <w:bookmarkEnd w:id="214"/>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2FB59319" w14:textId="77777777" w:rsidR="005C4F5F" w:rsidRDefault="003C2D94">
      <w:pPr>
        <w:pStyle w:val="Bibliography"/>
      </w:pPr>
      <w:bookmarkStart w:id="220" w:name="ref-Armstrong2005"/>
      <w:bookmarkEnd w:id="219"/>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63D8FDAC" w14:textId="77777777" w:rsidR="005C4F5F" w:rsidRDefault="003C2D94">
      <w:pPr>
        <w:pStyle w:val="Bibliography"/>
      </w:pPr>
      <w:bookmarkStart w:id="221" w:name="ref-Arthur2011"/>
      <w:bookmarkEnd w:id="220"/>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p>
    <w:p w14:paraId="1688A4AD" w14:textId="77777777" w:rsidR="005C4F5F" w:rsidRDefault="003C2D94">
      <w:pPr>
        <w:pStyle w:val="Bibliography"/>
      </w:pPr>
      <w:bookmarkStart w:id="222" w:name="ref-Baker1949"/>
      <w:bookmarkEnd w:id="221"/>
      <w:r>
        <w:rPr>
          <w:b/>
          <w:bCs/>
        </w:rPr>
        <w:t>Baker, E. W.</w:t>
      </w:r>
      <w:r>
        <w:t xml:space="preserve"> </w:t>
      </w:r>
      <w:r>
        <w:rPr>
          <w:b/>
          <w:bCs/>
        </w:rPr>
        <w:t>1949</w:t>
      </w:r>
      <w:r>
        <w:t xml:space="preserve">. The genus </w:t>
      </w:r>
      <w:r>
        <w:rPr>
          <w:i/>
          <w:iCs/>
        </w:rPr>
        <w:t>Brevipalpus</w:t>
      </w:r>
      <w:r>
        <w:t xml:space="preserve"> (Acarina: Pseudoleptidae). American Midland Naturalist. 42: 350.</w:t>
      </w:r>
    </w:p>
    <w:p w14:paraId="132237A0" w14:textId="77777777" w:rsidR="005C4F5F" w:rsidRDefault="003C2D94">
      <w:pPr>
        <w:pStyle w:val="Bibliography"/>
      </w:pPr>
      <w:bookmarkStart w:id="223" w:name="ref-Baker1987"/>
      <w:bookmarkEnd w:id="222"/>
      <w:r>
        <w:rPr>
          <w:b/>
          <w:bCs/>
        </w:rPr>
        <w:lastRenderedPageBreak/>
        <w:t>Baker, E. W., and D. M. Tuttle</w:t>
      </w:r>
      <w:r>
        <w:t xml:space="preserve">. </w:t>
      </w:r>
      <w:r>
        <w:rPr>
          <w:b/>
          <w:bCs/>
        </w:rPr>
        <w:t>1987</w:t>
      </w:r>
      <w:r>
        <w:t>. The false spider mites of Mexico (Tenuipalpidae: Acari). (technical report No. 1706). The United States Department of Agriculture - Agricultural Research Service.</w:t>
      </w:r>
    </w:p>
    <w:p w14:paraId="22BCA023" w14:textId="77777777" w:rsidR="005C4F5F" w:rsidRPr="00E41909" w:rsidRDefault="003C2D94">
      <w:pPr>
        <w:pStyle w:val="Bibliography"/>
        <w:rPr>
          <w:lang w:val="es-CO"/>
          <w:rPrChange w:id="224" w:author="Carrillo,Daniel" w:date="2021-06-11T09:08:00Z">
            <w:rPr/>
          </w:rPrChange>
        </w:rPr>
      </w:pPr>
      <w:bookmarkStart w:id="225" w:name="ref-Beard2015"/>
      <w:bookmarkEnd w:id="223"/>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r w:rsidRPr="00E41909">
        <w:rPr>
          <w:lang w:val="es-CO"/>
          <w:rPrChange w:id="226" w:author="Carrillo,Daniel" w:date="2021-06-11T09:08:00Z">
            <w:rPr/>
          </w:rPrChange>
        </w:rPr>
        <w:t>Zootaxa. 3944: 1.</w:t>
      </w:r>
    </w:p>
    <w:p w14:paraId="39581C3B" w14:textId="77777777" w:rsidR="005C4F5F" w:rsidRDefault="003C2D94">
      <w:pPr>
        <w:pStyle w:val="Bibliography"/>
      </w:pPr>
      <w:bookmarkStart w:id="227" w:name="ref-Beltran-Beltran2020"/>
      <w:bookmarkEnd w:id="225"/>
      <w:r w:rsidRPr="00E41909">
        <w:rPr>
          <w:b/>
          <w:bCs/>
          <w:lang w:val="es-CO"/>
          <w:rPrChange w:id="228" w:author="Carrillo,Daniel" w:date="2021-06-11T09:08:00Z">
            <w:rPr>
              <w:b/>
              <w:bCs/>
            </w:rPr>
          </w:rPrChange>
        </w:rPr>
        <w:t>Beltran-Beltran, A. K., M. T. Santillán-Galicia, A. W. Guzmán-Franco, D. Teliz-Ortiz, M. A. Gutiérrez-Espinoza, F. Romero-Rosales, and P. L. Robles-Garcı́a</w:t>
      </w:r>
      <w:r w:rsidRPr="00E41909">
        <w:rPr>
          <w:lang w:val="es-CO"/>
          <w:rPrChange w:id="229" w:author="Carrillo,Daniel" w:date="2021-06-11T09:08:00Z">
            <w:rPr/>
          </w:rPrChange>
        </w:rPr>
        <w:t xml:space="preserve">. </w:t>
      </w:r>
      <w:r w:rsidRPr="00E41909">
        <w:rPr>
          <w:b/>
          <w:bCs/>
          <w:lang w:val="es-CO"/>
          <w:rPrChange w:id="230" w:author="Carrillo,Daniel" w:date="2021-06-11T09:08:00Z">
            <w:rPr>
              <w:b/>
              <w:bCs/>
            </w:rPr>
          </w:rPrChange>
        </w:rPr>
        <w:t>2020</w:t>
      </w:r>
      <w:r w:rsidRPr="00E41909">
        <w:rPr>
          <w:lang w:val="es-CO"/>
          <w:rPrChange w:id="231" w:author="Carrillo,Daniel" w:date="2021-06-11T09:08:00Z">
            <w:rPr/>
          </w:rPrChange>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p>
    <w:p w14:paraId="043FE226" w14:textId="77777777" w:rsidR="005C4F5F" w:rsidRDefault="003C2D94">
      <w:pPr>
        <w:pStyle w:val="Bibliography"/>
      </w:pPr>
      <w:bookmarkStart w:id="232" w:name="ref-Bratsch2015"/>
      <w:bookmarkEnd w:id="227"/>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21D36FB3" w14:textId="77777777" w:rsidR="005C4F5F" w:rsidRDefault="003C2D94">
      <w:pPr>
        <w:pStyle w:val="Bibliography"/>
      </w:pPr>
      <w:bookmarkStart w:id="233" w:name="ref-Broussard2007"/>
      <w:bookmarkEnd w:id="232"/>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4770D9BA" w14:textId="77777777" w:rsidR="005C4F5F" w:rsidRDefault="003C2D94">
      <w:pPr>
        <w:pStyle w:val="Bibliography"/>
      </w:pPr>
      <w:bookmarkStart w:id="234" w:name="ref-Cakmak2009"/>
      <w:bookmarkEnd w:id="233"/>
      <w:r>
        <w:rPr>
          <w:b/>
          <w:bCs/>
        </w:rPr>
        <w:t>Cakmak, I., A. Janssen, M. W. Sabelis, and H. Baspinar</w:t>
      </w:r>
      <w:r>
        <w:t xml:space="preserve">. </w:t>
      </w:r>
      <w:r>
        <w:rPr>
          <w:b/>
          <w:bCs/>
        </w:rPr>
        <w:t>2009</w:t>
      </w:r>
      <w:r>
        <w:t>. Biological control of an acarine pest by single and multiple natural enemies. Biological Control. 50: 60–65.</w:t>
      </w:r>
    </w:p>
    <w:p w14:paraId="4F5D9B26" w14:textId="77777777" w:rsidR="005C4F5F" w:rsidRDefault="003C2D94">
      <w:pPr>
        <w:pStyle w:val="Bibliography"/>
      </w:pPr>
      <w:bookmarkStart w:id="235" w:name="ref-Campos2002"/>
      <w:bookmarkEnd w:id="234"/>
      <w:r>
        <w:rPr>
          <w:b/>
          <w:bCs/>
        </w:rPr>
        <w:t>Campos, F. J., and C. Omoto</w:t>
      </w:r>
      <w:r>
        <w:t xml:space="preserve">. </w:t>
      </w:r>
      <w:r>
        <w:rPr>
          <w:b/>
          <w:bCs/>
        </w:rPr>
        <w:t>2002</w:t>
      </w:r>
      <w:r>
        <w:t xml:space="preserve">. Resistance to hexythiazox in </w:t>
      </w:r>
      <w:r>
        <w:rPr>
          <w:i/>
          <w:iCs/>
        </w:rPr>
        <w:t>Brevipalpus phoenicis</w:t>
      </w:r>
      <w:r>
        <w:t xml:space="preserve"> (Acari: Tenuipalpidae) from Brazilian citrus. Experimental and Applied Acarology. 26: 243–251.</w:t>
      </w:r>
    </w:p>
    <w:p w14:paraId="5515CDD4" w14:textId="77777777" w:rsidR="005C4F5F" w:rsidRDefault="003C2D94">
      <w:pPr>
        <w:pStyle w:val="Bibliography"/>
      </w:pPr>
      <w:bookmarkStart w:id="236" w:name="ref-Chambers2019"/>
      <w:bookmarkEnd w:id="235"/>
      <w:r>
        <w:rPr>
          <w:b/>
          <w:bCs/>
        </w:rPr>
        <w:t>Chambers, A. H., P. Moon, V. Edmond, and E. Bassil</w:t>
      </w:r>
      <w:r>
        <w:t xml:space="preserve">. </w:t>
      </w:r>
      <w:r>
        <w:rPr>
          <w:b/>
          <w:bCs/>
        </w:rPr>
        <w:t>2019</w:t>
      </w:r>
      <w:r>
        <w:t>. Vanilla cultivation in southern Florida. EDIS. 2019: 7.</w:t>
      </w:r>
    </w:p>
    <w:p w14:paraId="408633BA" w14:textId="77777777" w:rsidR="005C4F5F" w:rsidRDefault="003C2D94">
      <w:pPr>
        <w:pStyle w:val="Bibliography"/>
      </w:pPr>
      <w:bookmarkStart w:id="237" w:name="ref-Chang1976"/>
      <w:bookmarkEnd w:id="236"/>
      <w:r>
        <w:rPr>
          <w:b/>
          <w:bCs/>
        </w:rPr>
        <w:t>Chang, M. U., Arai. Kei, Doi. Yoji, and Yora. Kiyoshi</w:t>
      </w:r>
      <w:r>
        <w:t xml:space="preserve">. </w:t>
      </w:r>
      <w:r>
        <w:rPr>
          <w:b/>
          <w:bCs/>
        </w:rPr>
        <w:t>1976</w:t>
      </w:r>
      <w:r>
        <w:t>. Morphology and intracellular appearance of Orchid fleck virus. Japanese Journal of Phytopathology. 42: 156–157.</w:t>
      </w:r>
    </w:p>
    <w:p w14:paraId="777B4E1E" w14:textId="77777777" w:rsidR="005C4F5F" w:rsidRDefault="003C2D94">
      <w:pPr>
        <w:pStyle w:val="Bibliography"/>
      </w:pPr>
      <w:bookmarkStart w:id="238" w:name="ref-Chase2009"/>
      <w:bookmarkEnd w:id="237"/>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5070D626" w14:textId="77777777" w:rsidR="005C4F5F" w:rsidRDefault="003C2D94">
      <w:pPr>
        <w:pStyle w:val="Bibliography"/>
      </w:pPr>
      <w:bookmarkStart w:id="239" w:name="ref-Chen2006"/>
      <w:bookmarkEnd w:id="238"/>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3D45662" w14:textId="77777777" w:rsidR="005C4F5F" w:rsidRDefault="003C2D94">
      <w:pPr>
        <w:pStyle w:val="Bibliography"/>
      </w:pPr>
      <w:bookmarkStart w:id="240" w:name="ref-Childers2011"/>
      <w:bookmarkEnd w:id="239"/>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5402BAA0" w14:textId="77777777" w:rsidR="005C4F5F" w:rsidRDefault="003C2D94">
      <w:pPr>
        <w:pStyle w:val="Bibliography"/>
      </w:pPr>
      <w:bookmarkStart w:id="241" w:name="ref-Childers2003"/>
      <w:bookmarkEnd w:id="240"/>
      <w:r>
        <w:rPr>
          <w:b/>
          <w:bCs/>
        </w:rPr>
        <w:t>Childers, C. C., J. C. V. Rodrigues, K. S. Derrick, D. S. Achor, J. V. French, W. C. Welbourn, R. Ochoa, and E. W. Kitajima</w:t>
      </w:r>
      <w:r>
        <w:t xml:space="preserve">. </w:t>
      </w:r>
      <w:r>
        <w:rPr>
          <w:b/>
          <w:bCs/>
        </w:rPr>
        <w:t>2003</w:t>
      </w:r>
      <w:r>
        <w:t>. Citrus leprosis and its status in Florida and Texas: Past and present. Experimental and Applied Acarology. 30: 181–202.</w:t>
      </w:r>
    </w:p>
    <w:p w14:paraId="07BE81D7" w14:textId="77777777" w:rsidR="005C4F5F" w:rsidRDefault="003C2D94">
      <w:pPr>
        <w:pStyle w:val="Bibliography"/>
      </w:pPr>
      <w:bookmarkStart w:id="242" w:name="ref-Cook2019"/>
      <w:bookmarkEnd w:id="241"/>
      <w:r>
        <w:rPr>
          <w:b/>
          <w:bCs/>
        </w:rPr>
        <w:lastRenderedPageBreak/>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3287D64B" w14:textId="77777777" w:rsidR="005C4F5F" w:rsidRDefault="003C2D94">
      <w:pPr>
        <w:pStyle w:val="Bibliography"/>
      </w:pPr>
      <w:bookmarkStart w:id="243" w:name="ref-Dietzgen2018a"/>
      <w:bookmarkEnd w:id="242"/>
      <w:r>
        <w:rPr>
          <w:b/>
          <w:bCs/>
        </w:rPr>
        <w:t>Dietzgen, R. G., J. Freitas-Astúa, C. Chabi-Jesus, P. L. Ramos-González, M. M. Goodin, H. Kondo, A. D. Tassi, and E. W. Kitajima</w:t>
      </w:r>
      <w:r>
        <w:t xml:space="preserve">. </w:t>
      </w:r>
      <w:r>
        <w:rPr>
          <w:b/>
          <w:bCs/>
        </w:rPr>
        <w:t>2018a</w:t>
      </w:r>
      <w:r>
        <w:t>. Dichorhaviruses in their host plants and mite vectors. Elsevier.</w:t>
      </w:r>
    </w:p>
    <w:p w14:paraId="2034D623" w14:textId="77777777" w:rsidR="005C4F5F" w:rsidRDefault="003C2D94">
      <w:pPr>
        <w:pStyle w:val="Bibliography"/>
      </w:pPr>
      <w:bookmarkStart w:id="244" w:name="ref-Dietzgen2014"/>
      <w:bookmarkEnd w:id="243"/>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bacilliform, bipartite, negative-strand RNA plant viruses. Archives of Virology. 159: 607–619.</w:t>
      </w:r>
    </w:p>
    <w:p w14:paraId="2607BCDB" w14:textId="77777777" w:rsidR="005C4F5F" w:rsidRDefault="003C2D94">
      <w:pPr>
        <w:pStyle w:val="Bibliography"/>
      </w:pPr>
      <w:bookmarkStart w:id="245" w:name="ref-Dietzgen2018b"/>
      <w:bookmarkEnd w:id="244"/>
      <w:r>
        <w:rPr>
          <w:b/>
          <w:bCs/>
        </w:rPr>
        <w:t>Dietzgen, R. G., A. D. Tassi, J. Freitas-Astúa, and E. W. Kitajima</w:t>
      </w:r>
      <w:r>
        <w:t xml:space="preserve">. </w:t>
      </w:r>
      <w:r>
        <w:rPr>
          <w:b/>
          <w:bCs/>
        </w:rPr>
        <w:t>2018b</w:t>
      </w:r>
      <w:r>
        <w:t>. First report of Orchid fleck virus and its mite vector on Green cordyline. Australasian Plant Disease Notes. 13.</w:t>
      </w:r>
    </w:p>
    <w:p w14:paraId="11E4E39F" w14:textId="77777777" w:rsidR="005C4F5F" w:rsidRDefault="003C2D94">
      <w:pPr>
        <w:pStyle w:val="Bibliography"/>
      </w:pPr>
      <w:bookmarkStart w:id="246" w:name="ref-Doi1977"/>
      <w:bookmarkEnd w:id="245"/>
      <w:r>
        <w:rPr>
          <w:b/>
          <w:bCs/>
        </w:rPr>
        <w:t>Doi, Y., M. U. Chang, and K. Yora</w:t>
      </w:r>
      <w:r>
        <w:t xml:space="preserve">. </w:t>
      </w:r>
      <w:r>
        <w:rPr>
          <w:b/>
          <w:bCs/>
        </w:rPr>
        <w:t>1977</w:t>
      </w:r>
      <w:r>
        <w:t>. Orchid fleck virus. CMI/AAB descriptions of plant viruses.</w:t>
      </w:r>
    </w:p>
    <w:p w14:paraId="14FCF7DF" w14:textId="77777777" w:rsidR="005C4F5F" w:rsidRDefault="003C2D94">
      <w:pPr>
        <w:pStyle w:val="Bibliography"/>
      </w:pPr>
      <w:bookmarkStart w:id="247" w:name="ref-Fantz2008b"/>
      <w:bookmarkEnd w:id="246"/>
      <w:r>
        <w:rPr>
          <w:b/>
          <w:bCs/>
        </w:rPr>
        <w:t>Fantz, P. R.</w:t>
      </w:r>
      <w:r>
        <w:t xml:space="preserve"> </w:t>
      </w:r>
      <w:r>
        <w:rPr>
          <w:b/>
          <w:bCs/>
        </w:rPr>
        <w:t>2008</w:t>
      </w:r>
      <w:r>
        <w:t xml:space="preserve">. Species of </w:t>
      </w:r>
      <w:r>
        <w:rPr>
          <w:i/>
          <w:iCs/>
        </w:rPr>
        <w:t>Liriope</w:t>
      </w:r>
      <w:r>
        <w:t xml:space="preserve"> cultivated in the southeastern United States. HortTechnology. 18: 343–348.</w:t>
      </w:r>
    </w:p>
    <w:p w14:paraId="47BDE6D3" w14:textId="77777777" w:rsidR="005C4F5F" w:rsidRDefault="003C2D94">
      <w:pPr>
        <w:pStyle w:val="Bibliography"/>
      </w:pPr>
      <w:bookmarkStart w:id="248" w:name="ref-Fantz2009"/>
      <w:bookmarkEnd w:id="247"/>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5B4D0B10" w14:textId="77777777" w:rsidR="005C4F5F" w:rsidRDefault="003C2D94">
      <w:pPr>
        <w:pStyle w:val="Bibliography"/>
      </w:pPr>
      <w:bookmarkStart w:id="249" w:name="ref-Fantz2015"/>
      <w:bookmarkEnd w:id="248"/>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35AE398F" w14:textId="77777777" w:rsidR="005C4F5F" w:rsidRDefault="003C2D94">
      <w:pPr>
        <w:pStyle w:val="Bibliography"/>
      </w:pPr>
      <w:bookmarkStart w:id="250" w:name="ref-Fernandez2017"/>
      <w:bookmarkEnd w:id="249"/>
      <w:r>
        <w:rPr>
          <w:b/>
          <w:bCs/>
        </w:rPr>
        <w:t>Fernández, M. M., P. Medina, A. Wanumen, P. Del Estal, G. Smagghe, and E. Viñuela</w:t>
      </w:r>
      <w:r>
        <w:t xml:space="preserve">. </w:t>
      </w:r>
      <w:r>
        <w:rPr>
          <w:b/>
          <w:bCs/>
        </w:rPr>
        <w:t>2017</w:t>
      </w:r>
      <w:r>
        <w:t xml:space="preserve">. Compatibility of sulfoxaflor and other modern pesticides with adults of the predatory mite </w:t>
      </w:r>
      <w:r>
        <w:rPr>
          <w:i/>
          <w:iCs/>
        </w:rPr>
        <w:t>Amblyseius swirskii</w:t>
      </w:r>
      <w:r>
        <w:t>. Residual contact and persistence studies. BioControl. 62: 197–208.</w:t>
      </w:r>
    </w:p>
    <w:p w14:paraId="77E2E722" w14:textId="77777777" w:rsidR="005C4F5F" w:rsidRPr="00E41909" w:rsidRDefault="003C2D94">
      <w:pPr>
        <w:pStyle w:val="Bibliography"/>
        <w:rPr>
          <w:lang w:val="es-CO"/>
          <w:rPrChange w:id="251" w:author="Carrillo,Daniel" w:date="2021-06-11T09:08:00Z">
            <w:rPr/>
          </w:rPrChange>
        </w:rPr>
      </w:pPr>
      <w:bookmarkStart w:id="252" w:name="ref-Ferreira2020"/>
      <w:bookmarkEnd w:id="250"/>
      <w:r>
        <w:rPr>
          <w:b/>
          <w:bCs/>
        </w:rPr>
        <w:t>Ferreira, L. M., M. A. Nunes, T. E. Sinico, A. J. Soares, and V. M. Novelli</w:t>
      </w:r>
      <w:r>
        <w:t xml:space="preserve">. </w:t>
      </w:r>
      <w:r>
        <w:rPr>
          <w:b/>
          <w:bCs/>
        </w:rPr>
        <w:t>2020</w:t>
      </w:r>
      <w:r>
        <w:t xml:space="preserve">. </w:t>
      </w:r>
      <w:r>
        <w:rPr>
          <w:i/>
          <w:iCs/>
        </w:rPr>
        <w:t>Brevipalpus</w:t>
      </w:r>
      <w:r>
        <w:t xml:space="preserve"> species vectoring Citrus leprosis virus (</w:t>
      </w:r>
      <w:r>
        <w:rPr>
          <w:i/>
          <w:iCs/>
        </w:rPr>
        <w:t>Cilevirus</w:t>
      </w:r>
      <w:r>
        <w:t xml:space="preserve"> and </w:t>
      </w:r>
      <w:r>
        <w:rPr>
          <w:i/>
          <w:iCs/>
        </w:rPr>
        <w:t>Dichorhavirus</w:t>
      </w:r>
      <w:r>
        <w:t xml:space="preserve">). Journal of Economic Entomology. </w:t>
      </w:r>
      <w:r w:rsidRPr="00E41909">
        <w:rPr>
          <w:lang w:val="es-CO"/>
          <w:rPrChange w:id="253" w:author="Carrillo,Daniel" w:date="2021-06-11T09:08:00Z">
            <w:rPr/>
          </w:rPrChange>
        </w:rPr>
        <w:t>113: 1628–1634.</w:t>
      </w:r>
    </w:p>
    <w:p w14:paraId="56C9E86E" w14:textId="77777777" w:rsidR="005C4F5F" w:rsidRDefault="003C2D94">
      <w:pPr>
        <w:pStyle w:val="Bibliography"/>
      </w:pPr>
      <w:bookmarkStart w:id="254" w:name="ref-GarciaEscamilla2018"/>
      <w:bookmarkEnd w:id="252"/>
      <w:r w:rsidRPr="00E41909">
        <w:rPr>
          <w:b/>
          <w:bCs/>
          <w:lang w:val="es-CO"/>
          <w:rPrChange w:id="255" w:author="Carrillo,Daniel" w:date="2021-06-11T09:08:00Z">
            <w:rPr>
              <w:b/>
              <w:bCs/>
            </w:rPr>
          </w:rPrChange>
        </w:rPr>
        <w:t>García-Escamilla, P., Y. Duran-Trujillo, G. Otero-Colina, G. Valdovinos-Ponce, Ma. T. Santillán-Galicia, C. F. Ortiz-Garcı́a, J. J. Velázquez-Monreal, and S. Sánchez-Soto</w:t>
      </w:r>
      <w:r w:rsidRPr="00E41909">
        <w:rPr>
          <w:lang w:val="es-CO"/>
          <w:rPrChange w:id="256" w:author="Carrillo,Daniel" w:date="2021-06-11T09:08:00Z">
            <w:rPr/>
          </w:rPrChange>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1AE69F27" w14:textId="77777777" w:rsidR="005C4F5F" w:rsidRDefault="003C2D94">
      <w:pPr>
        <w:pStyle w:val="Bibliography"/>
      </w:pPr>
      <w:bookmarkStart w:id="257" w:name="ref-Gill2002"/>
      <w:bookmarkEnd w:id="254"/>
      <w:r>
        <w:rPr>
          <w:b/>
          <w:bCs/>
        </w:rPr>
        <w:t>Gill, S. A., R. Reeser, and P. Shrewsbury</w:t>
      </w:r>
      <w:r>
        <w:t xml:space="preserve">. </w:t>
      </w:r>
      <w:r>
        <w:rPr>
          <w:b/>
          <w:bCs/>
        </w:rPr>
        <w:t>2002</w:t>
      </w:r>
      <w:r>
        <w:t xml:space="preserve">. Control of twospotted spider mite on </w:t>
      </w:r>
      <w:r>
        <w:rPr>
          <w:i/>
          <w:iCs/>
        </w:rPr>
        <w:t>Liriope</w:t>
      </w:r>
      <w:r>
        <w:t>, 2001. Arthropod Management Tests. 27.</w:t>
      </w:r>
    </w:p>
    <w:p w14:paraId="1C7450D2" w14:textId="77777777" w:rsidR="005C4F5F" w:rsidRDefault="003C2D94">
      <w:pPr>
        <w:pStyle w:val="Bibliography"/>
      </w:pPr>
      <w:bookmarkStart w:id="258" w:name="ref-Hartung2015"/>
      <w:bookmarkEnd w:id="257"/>
      <w:r>
        <w:rPr>
          <w:b/>
          <w:bCs/>
        </w:rPr>
        <w:lastRenderedPageBreak/>
        <w:t>Hartung, J. S., A. Roy, S. Fu, J. Shao, W. L. Schneider, and R. H. Brlansky</w:t>
      </w:r>
      <w:r>
        <w:t xml:space="preserve">. </w:t>
      </w:r>
      <w:r>
        <w:rPr>
          <w:b/>
          <w:bCs/>
        </w:rPr>
        <w:t>2015</w:t>
      </w:r>
      <w:r>
        <w:t>. History and diversity of Citrus leprosis virus recorded in herbarium specimens. Phytopathology. 105: 1277–1284.</w:t>
      </w:r>
    </w:p>
    <w:p w14:paraId="354D3DDD" w14:textId="77777777" w:rsidR="005C4F5F" w:rsidRDefault="003C2D94">
      <w:pPr>
        <w:pStyle w:val="Bibliography"/>
      </w:pPr>
      <w:bookmarkStart w:id="259" w:name="ref-Havasi2021"/>
      <w:bookmarkEnd w:id="258"/>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26: 610–623.</w:t>
      </w:r>
    </w:p>
    <w:p w14:paraId="6F4B1C40" w14:textId="77777777" w:rsidR="005C4F5F" w:rsidRDefault="003C2D94">
      <w:pPr>
        <w:pStyle w:val="Bibliography"/>
      </w:pPr>
      <w:bookmarkStart w:id="260" w:name="ref-Kitajima2011a"/>
      <w:bookmarkEnd w:id="259"/>
      <w:r>
        <w:rPr>
          <w:b/>
          <w:bCs/>
        </w:rPr>
        <w:t>Kitajima, E. W., C. M. Chagas, R. Harakava, R. F. Calegario, J. Freitas-Astúa, J. C. V. Rodrigues, and C. C. Childers</w:t>
      </w:r>
      <w:r>
        <w:t xml:space="preserve">. </w:t>
      </w:r>
      <w:r>
        <w:rPr>
          <w:b/>
          <w:bCs/>
        </w:rPr>
        <w:t>2011</w:t>
      </w:r>
      <w:r>
        <w:t>. Citrus leprosis in Florida, USA, appears to have been caused by the nuclear type of Citrus leprosis virus (CilLV-N). Virus Reviews &amp; Research. 16.</w:t>
      </w:r>
    </w:p>
    <w:p w14:paraId="2F87C2B4" w14:textId="77777777" w:rsidR="005C4F5F" w:rsidRDefault="003C2D94">
      <w:pPr>
        <w:pStyle w:val="Bibliography"/>
      </w:pPr>
      <w:bookmarkStart w:id="261" w:name="ref-Kitajima2010"/>
      <w:bookmarkEnd w:id="260"/>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06454C2F" w14:textId="77777777" w:rsidR="005C4F5F" w:rsidRDefault="003C2D94">
      <w:pPr>
        <w:pStyle w:val="Bibliography"/>
      </w:pPr>
      <w:bookmarkStart w:id="262" w:name="ref-Knorr1968a"/>
      <w:bookmarkEnd w:id="261"/>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2B8863EB" w14:textId="77777777" w:rsidR="005C4F5F" w:rsidRDefault="003C2D94">
      <w:pPr>
        <w:pStyle w:val="Bibliography"/>
      </w:pPr>
      <w:bookmarkStart w:id="263" w:name="ref-Knorr1968b"/>
      <w:bookmarkEnd w:id="262"/>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 The Florida Entomologist. 51: 11.</w:t>
      </w:r>
    </w:p>
    <w:p w14:paraId="2A6DF4BB" w14:textId="77777777" w:rsidR="005C4F5F" w:rsidRPr="00E41909" w:rsidRDefault="003C2D94">
      <w:pPr>
        <w:pStyle w:val="Bibliography"/>
        <w:rPr>
          <w:lang w:val="es-CO"/>
          <w:rPrChange w:id="264" w:author="Carrillo,Daniel" w:date="2021-06-11T09:08:00Z">
            <w:rPr/>
          </w:rPrChange>
        </w:rPr>
      </w:pPr>
      <w:bookmarkStart w:id="265" w:name="ref-Ko1985"/>
      <w:bookmarkEnd w:id="263"/>
      <w:r>
        <w:rPr>
          <w:b/>
          <w:bCs/>
        </w:rPr>
        <w:t>Ko, N.-J., F. W. Zettler, J. R. Edwardson, and R. G. Christie</w:t>
      </w:r>
      <w:r>
        <w:t xml:space="preserve">. </w:t>
      </w:r>
      <w:r>
        <w:rPr>
          <w:b/>
          <w:bCs/>
        </w:rPr>
        <w:t>1985</w:t>
      </w:r>
      <w:r>
        <w:t xml:space="preserve">. Light microscopic techniques for detecting orchid viruses. </w:t>
      </w:r>
      <w:r w:rsidRPr="00E41909">
        <w:rPr>
          <w:lang w:val="es-CO"/>
          <w:rPrChange w:id="266" w:author="Carrillo,Daniel" w:date="2021-06-11T09:08:00Z">
            <w:rPr/>
          </w:rPrChange>
        </w:rPr>
        <w:t>Acta Horticulturae. 241–254.</w:t>
      </w:r>
    </w:p>
    <w:p w14:paraId="575272EA" w14:textId="77777777" w:rsidR="005C4F5F" w:rsidRDefault="003C2D94">
      <w:pPr>
        <w:pStyle w:val="Bibliography"/>
      </w:pPr>
      <w:bookmarkStart w:id="267" w:name="ref-Kondo2017"/>
      <w:bookmarkEnd w:id="265"/>
      <w:r w:rsidRPr="00E41909">
        <w:rPr>
          <w:b/>
          <w:bCs/>
          <w:lang w:val="es-CO"/>
          <w:rPrChange w:id="268" w:author="Carrillo,Daniel" w:date="2021-06-11T09:08:00Z">
            <w:rPr>
              <w:b/>
              <w:bCs/>
            </w:rPr>
          </w:rPrChange>
        </w:rPr>
        <w:t>Kondo, H., K. Hirota, K. Maruyama, I. B. Andika, and N. Suzuki</w:t>
      </w:r>
      <w:r w:rsidRPr="00E41909">
        <w:rPr>
          <w:lang w:val="es-CO"/>
          <w:rPrChange w:id="269" w:author="Carrillo,Daniel" w:date="2021-06-11T09:08:00Z">
            <w:rPr/>
          </w:rPrChange>
        </w:rPr>
        <w:t xml:space="preserve">. </w:t>
      </w:r>
      <w:r>
        <w:rPr>
          <w:b/>
          <w:bCs/>
        </w:rPr>
        <w:t>2017</w:t>
      </w:r>
      <w:r>
        <w:t>. A possible occurrence of genome reassortment among bipartite rhabdoviruses. Virology. 508: 18–25.</w:t>
      </w:r>
    </w:p>
    <w:p w14:paraId="110F51B4" w14:textId="77777777" w:rsidR="005C4F5F" w:rsidRDefault="003C2D94">
      <w:pPr>
        <w:pStyle w:val="Bibliography"/>
      </w:pPr>
      <w:bookmarkStart w:id="270" w:name="ref-Kondo2006"/>
      <w:bookmarkEnd w:id="267"/>
      <w:r>
        <w:rPr>
          <w:b/>
          <w:bCs/>
        </w:rPr>
        <w:t>Kondo, H., T. Maeda, Y. Shirako, and T. Tamada</w:t>
      </w:r>
      <w:r>
        <w:t xml:space="preserve">. </w:t>
      </w:r>
      <w:r>
        <w:rPr>
          <w:b/>
          <w:bCs/>
        </w:rPr>
        <w:t>2006</w:t>
      </w:r>
      <w:r>
        <w:t>. Orchid fleck virus is a rhabdovirus with an unusual bipartite genome. Journal of General Virology. 87: 2413–2421.</w:t>
      </w:r>
    </w:p>
    <w:p w14:paraId="13BE1FF0" w14:textId="77777777" w:rsidR="005C4F5F" w:rsidRDefault="003C2D94">
      <w:pPr>
        <w:pStyle w:val="Bibliography"/>
      </w:pPr>
      <w:bookmarkStart w:id="271" w:name="ref-Kondo2003"/>
      <w:bookmarkEnd w:id="270"/>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7FDC00D7" w14:textId="77777777" w:rsidR="005C4F5F" w:rsidRPr="00E41909" w:rsidRDefault="003C2D94">
      <w:pPr>
        <w:pStyle w:val="Bibliography"/>
        <w:rPr>
          <w:lang w:val="es-CO"/>
          <w:rPrChange w:id="272" w:author="Carrillo,Daniel" w:date="2021-06-11T09:08:00Z">
            <w:rPr/>
          </w:rPrChange>
        </w:rPr>
      </w:pPr>
      <w:bookmarkStart w:id="273" w:name="ref-Kubo2006a"/>
      <w:bookmarkEnd w:id="271"/>
      <w:r>
        <w:rPr>
          <w:b/>
          <w:bCs/>
        </w:rPr>
        <w:t>Kubo, K. S.</w:t>
      </w:r>
      <w:r>
        <w:t xml:space="preserve"> </w:t>
      </w:r>
      <w:r>
        <w:rPr>
          <w:b/>
          <w:bCs/>
        </w:rPr>
        <w:t>2006a</w:t>
      </w:r>
      <w:r>
        <w:t xml:space="preserve">. Estudo da variabilidade genetica do orchid fleck virus (OFV) por SSCP. Summa Phytopathol. </w:t>
      </w:r>
      <w:r w:rsidRPr="00E41909">
        <w:rPr>
          <w:lang w:val="es-CO"/>
          <w:rPrChange w:id="274" w:author="Carrillo,Daniel" w:date="2021-06-11T09:08:00Z">
            <w:rPr/>
          </w:rPrChange>
        </w:rPr>
        <w:t>32: S29.</w:t>
      </w:r>
    </w:p>
    <w:p w14:paraId="36194353" w14:textId="77777777" w:rsidR="005C4F5F" w:rsidRDefault="003C2D94">
      <w:pPr>
        <w:pStyle w:val="Bibliography"/>
      </w:pPr>
      <w:bookmarkStart w:id="275" w:name="ref-Kubo2006b"/>
      <w:bookmarkEnd w:id="273"/>
      <w:r w:rsidRPr="00E41909">
        <w:rPr>
          <w:b/>
          <w:bCs/>
          <w:lang w:val="es-CO"/>
          <w:rPrChange w:id="276" w:author="Carrillo,Daniel" w:date="2021-06-11T09:08:00Z">
            <w:rPr>
              <w:b/>
              <w:bCs/>
            </w:rPr>
          </w:rPrChange>
        </w:rPr>
        <w:t>Kubo, K. S.</w:t>
      </w:r>
      <w:r w:rsidRPr="00E41909">
        <w:rPr>
          <w:lang w:val="es-CO"/>
          <w:rPrChange w:id="277" w:author="Carrillo,Daniel" w:date="2021-06-11T09:08:00Z">
            <w:rPr/>
          </w:rPrChange>
        </w:rPr>
        <w:t xml:space="preserve"> </w:t>
      </w:r>
      <w:r w:rsidRPr="00E41909">
        <w:rPr>
          <w:b/>
          <w:bCs/>
          <w:lang w:val="es-CO"/>
          <w:rPrChange w:id="278" w:author="Carrillo,Daniel" w:date="2021-06-11T09:08:00Z">
            <w:rPr>
              <w:b/>
              <w:bCs/>
            </w:rPr>
          </w:rPrChange>
        </w:rPr>
        <w:t>2006b</w:t>
      </w:r>
      <w:r w:rsidRPr="00E41909">
        <w:rPr>
          <w:lang w:val="es-CO"/>
          <w:rPrChange w:id="279" w:author="Carrillo,Daniel" w:date="2021-06-11T09:08:00Z">
            <w:rPr/>
          </w:rPrChange>
        </w:rPr>
        <w:t xml:space="preserve">. Otimizacao da diagnose molecular da mancha anular da orquidea. </w:t>
      </w:r>
      <w:r>
        <w:t>Summa Phytopathol. 32: S30.</w:t>
      </w:r>
    </w:p>
    <w:p w14:paraId="02388D84" w14:textId="77777777" w:rsidR="005C4F5F" w:rsidRDefault="003C2D94">
      <w:pPr>
        <w:pStyle w:val="Bibliography"/>
      </w:pPr>
      <w:bookmarkStart w:id="280" w:name="ref-Kubo2009b"/>
      <w:bookmarkEnd w:id="275"/>
      <w:r>
        <w:rPr>
          <w:b/>
          <w:bCs/>
        </w:rPr>
        <w:t>Kubo, K. S., J. Freitas-Astúa, M. A. Machado, and E. W. Kitajima</w:t>
      </w:r>
      <w:r>
        <w:t xml:space="preserve">. </w:t>
      </w:r>
      <w:r>
        <w:rPr>
          <w:b/>
          <w:bCs/>
        </w:rPr>
        <w:t>2009a</w:t>
      </w:r>
      <w:r>
        <w:t xml:space="preserve">. Orchid fleck symptoms may be caused naturally by two different viruses transmitted by </w:t>
      </w:r>
      <w:r>
        <w:rPr>
          <w:i/>
          <w:iCs/>
        </w:rPr>
        <w:t>Brevipalpus</w:t>
      </w:r>
      <w:r>
        <w:t>. Journal of General Plant Pathology. 75: 250–255.</w:t>
      </w:r>
    </w:p>
    <w:p w14:paraId="4E99A392" w14:textId="77777777" w:rsidR="005C4F5F" w:rsidRDefault="003C2D94">
      <w:pPr>
        <w:pStyle w:val="Bibliography"/>
      </w:pPr>
      <w:bookmarkStart w:id="281" w:name="ref-Kubo2009a"/>
      <w:bookmarkEnd w:id="280"/>
      <w:r>
        <w:rPr>
          <w:b/>
          <w:bCs/>
        </w:rPr>
        <w:t>Kubo, K. S., R. M. Stuart, J. Freitas-Astúa, R. Antonioli-Luizon, E. C. Locali-Fabris, H. D. Coletta-Filho, M. A. Machado, and E. W. Kitajima</w:t>
      </w:r>
      <w:r>
        <w:t xml:space="preserve">. </w:t>
      </w:r>
      <w:r>
        <w:rPr>
          <w:b/>
          <w:bCs/>
        </w:rPr>
        <w:t>2009b</w:t>
      </w:r>
      <w:r>
        <w:t xml:space="preserve">. Evaluation of the genetic variability of Orchid fleck virus by single-strand conformational polymorphism analysis </w:t>
      </w:r>
      <w:r>
        <w:lastRenderedPageBreak/>
        <w:t>and nucleotide sequencing of a fragment from the nucleocapsid gene. Archives of Virology. 154: 1009–1014.</w:t>
      </w:r>
    </w:p>
    <w:p w14:paraId="7724EEBB" w14:textId="77777777" w:rsidR="005C4F5F" w:rsidRDefault="003C2D94">
      <w:pPr>
        <w:pStyle w:val="Bibliography"/>
      </w:pPr>
      <w:bookmarkStart w:id="282" w:name="ref-Leeuwen2015"/>
      <w:bookmarkEnd w:id="281"/>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5EE772D8" w14:textId="77777777" w:rsidR="005C4F5F" w:rsidRDefault="003C2D94">
      <w:pPr>
        <w:pStyle w:val="Bibliography"/>
      </w:pPr>
      <w:bookmarkStart w:id="283" w:name="ref-Leeuwen2009"/>
      <w:bookmarkEnd w:id="282"/>
      <w:r>
        <w:rPr>
          <w:b/>
          <w:bCs/>
        </w:rPr>
        <w:t>Leeuwen, T. V., J. Witters, R. Nauen, C. Duso, and L. Tirry</w:t>
      </w:r>
      <w:r>
        <w:t xml:space="preserve">. </w:t>
      </w:r>
      <w:r>
        <w:rPr>
          <w:b/>
          <w:bCs/>
        </w:rPr>
        <w:t>2009</w:t>
      </w:r>
      <w:r>
        <w:t>. The control of eriophyoid mites: State of the art and future challenges. Experimental and Applied Acarology. 51: 205–224.</w:t>
      </w:r>
    </w:p>
    <w:p w14:paraId="702DAC7F" w14:textId="77777777" w:rsidR="005C4F5F" w:rsidRDefault="003C2D94">
      <w:pPr>
        <w:pStyle w:val="Bibliography"/>
      </w:pPr>
      <w:bookmarkStart w:id="284" w:name="ref-Maeda1998"/>
      <w:bookmarkEnd w:id="283"/>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233F70C9" w14:textId="77777777" w:rsidR="005C4F5F" w:rsidRDefault="003C2D94">
      <w:pPr>
        <w:pStyle w:val="Bibliography"/>
      </w:pPr>
      <w:bookmarkStart w:id="285" w:name="ref-Magalhaes2005"/>
      <w:bookmarkEnd w:id="284"/>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53D6912E" w14:textId="77777777" w:rsidR="005C4F5F" w:rsidRDefault="003C2D94">
      <w:pPr>
        <w:pStyle w:val="Bibliography"/>
      </w:pPr>
      <w:bookmarkStart w:id="286" w:name="ref-Masiero2020"/>
      <w:bookmarkEnd w:id="285"/>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698C7A75" w14:textId="77777777" w:rsidR="005C4F5F" w:rsidRDefault="003C2D94">
      <w:pPr>
        <w:pStyle w:val="Bibliography"/>
      </w:pPr>
      <w:bookmarkStart w:id="287" w:name="ref-Mcharo2003"/>
      <w:bookmarkEnd w:id="286"/>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4D42D828" w14:textId="77777777" w:rsidR="005C4F5F" w:rsidRDefault="003C2D94">
      <w:pPr>
        <w:pStyle w:val="Bibliography"/>
      </w:pPr>
      <w:bookmarkStart w:id="288" w:name="ref-Mei2016"/>
      <w:bookmarkEnd w:id="287"/>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86B67D3" w14:textId="77777777" w:rsidR="005C4F5F" w:rsidRDefault="003C2D94">
      <w:pPr>
        <w:pStyle w:val="Bibliography"/>
      </w:pPr>
      <w:bookmarkStart w:id="289" w:name="ref-Meng2021"/>
      <w:bookmarkEnd w:id="288"/>
      <w:r>
        <w:rPr>
          <w:b/>
          <w:bCs/>
        </w:rPr>
        <w:t>Meng, R., L.-Y. Luo, J.-Y. Zhang, D.-G. Zhang, Z.-L. Nie, and Y. Meng</w:t>
      </w:r>
      <w:r>
        <w:t xml:space="preserve">. </w:t>
      </w:r>
      <w:r>
        <w:rPr>
          <w:b/>
          <w:bCs/>
        </w:rPr>
        <w:t>2021</w:t>
      </w:r>
      <w:r>
        <w:t>. The deep evolutionary relationships of the morphologically heterogeneous Nolinoideae (Asparagaceae) revealed by transcriptome data. Frontiers in Plant Science. 11.</w:t>
      </w:r>
    </w:p>
    <w:p w14:paraId="6B7AD5B4" w14:textId="77777777" w:rsidR="005C4F5F" w:rsidRDefault="003C2D94">
      <w:pPr>
        <w:pStyle w:val="Bibliography"/>
      </w:pPr>
      <w:bookmarkStart w:id="290" w:name="ref-Messing2017"/>
      <w:bookmarkEnd w:id="289"/>
      <w:r>
        <w:rPr>
          <w:b/>
          <w:bCs/>
        </w:rPr>
        <w:t>Messing, R., and J. Brodeur</w:t>
      </w:r>
      <w:r>
        <w:t xml:space="preserve">. </w:t>
      </w:r>
      <w:r>
        <w:rPr>
          <w:b/>
          <w:bCs/>
        </w:rPr>
        <w:t>2017</w:t>
      </w:r>
      <w:r>
        <w:t>. Current challenges to the implementation of classical biological control. BioControl. 63: 1–9.</w:t>
      </w:r>
    </w:p>
    <w:p w14:paraId="6265423D" w14:textId="77777777" w:rsidR="005C4F5F" w:rsidRPr="00E41909" w:rsidRDefault="003C2D94">
      <w:pPr>
        <w:pStyle w:val="Bibliography"/>
        <w:rPr>
          <w:lang w:val="es-CO"/>
          <w:rPrChange w:id="291" w:author="Carrillo,Daniel" w:date="2021-06-11T09:08:00Z">
            <w:rPr/>
          </w:rPrChange>
        </w:rPr>
      </w:pPr>
      <w:bookmarkStart w:id="292" w:name="ref-Midthassel2016"/>
      <w:bookmarkEnd w:id="290"/>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agents. </w:t>
      </w:r>
      <w:r w:rsidRPr="00E41909">
        <w:rPr>
          <w:lang w:val="es-CO"/>
          <w:rPrChange w:id="293" w:author="Carrillo,Daniel" w:date="2021-06-11T09:08:00Z">
            <w:rPr/>
          </w:rPrChange>
        </w:rPr>
        <w:t>Biocontrol. 61: 437–447.</w:t>
      </w:r>
    </w:p>
    <w:p w14:paraId="61AB1512" w14:textId="77777777" w:rsidR="005C4F5F" w:rsidRDefault="003C2D94">
      <w:pPr>
        <w:pStyle w:val="Bibliography"/>
      </w:pPr>
      <w:bookmarkStart w:id="294" w:name="ref-Navia2013"/>
      <w:bookmarkEnd w:id="292"/>
      <w:r w:rsidRPr="00E41909">
        <w:rPr>
          <w:b/>
          <w:bCs/>
          <w:lang w:val="es-CO"/>
          <w:rPrChange w:id="295" w:author="Carrillo,Daniel" w:date="2021-06-11T09:08:00Z">
            <w:rPr>
              <w:b/>
              <w:bCs/>
            </w:rPr>
          </w:rPrChange>
        </w:rPr>
        <w:t>Navia, D., R. S. Mendonça, F. Ferragut, L. C. Miranda, R. C. Trincado, J. Michaux, and M. Navajas</w:t>
      </w:r>
      <w:r w:rsidRPr="00E41909">
        <w:rPr>
          <w:lang w:val="es-CO"/>
          <w:rPrChange w:id="296" w:author="Carrillo,Daniel" w:date="2021-06-11T09:08:00Z">
            <w:rPr/>
          </w:rPrChange>
        </w:rPr>
        <w:t xml:space="preserve">. </w:t>
      </w:r>
      <w:r>
        <w:rPr>
          <w:b/>
          <w:bCs/>
        </w:rPr>
        <w:t>2013</w:t>
      </w:r>
      <w:r>
        <w:t xml:space="preserve">. Cryptic diversity in </w:t>
      </w:r>
      <w:r>
        <w:rPr>
          <w:i/>
          <w:iCs/>
        </w:rPr>
        <w:t>Brevipalpus</w:t>
      </w:r>
      <w:r>
        <w:t xml:space="preserve"> mites (Tenuipalpidae). Zoologica Scripta. 42: 406–426.</w:t>
      </w:r>
    </w:p>
    <w:p w14:paraId="7B54377D" w14:textId="77777777" w:rsidR="005C4F5F" w:rsidRDefault="003C2D94">
      <w:pPr>
        <w:pStyle w:val="Bibliography"/>
      </w:pPr>
      <w:bookmarkStart w:id="297" w:name="ref-Omoto2000"/>
      <w:bookmarkEnd w:id="294"/>
      <w:r>
        <w:rPr>
          <w:b/>
          <w:bCs/>
        </w:rPr>
        <w:t>Omoto, C., E. B. Alves, and P. C. Ribeiro</w:t>
      </w:r>
      <w:r>
        <w:t xml:space="preserve">. </w:t>
      </w:r>
      <w:r w:rsidRPr="00E41909">
        <w:rPr>
          <w:b/>
          <w:bCs/>
          <w:lang w:val="es-CO"/>
          <w:rPrChange w:id="298" w:author="Carrillo,Daniel" w:date="2021-06-11T09:08:00Z">
            <w:rPr>
              <w:b/>
              <w:bCs/>
            </w:rPr>
          </w:rPrChange>
        </w:rPr>
        <w:t>2000</w:t>
      </w:r>
      <w:r w:rsidRPr="00E41909">
        <w:rPr>
          <w:lang w:val="es-CO"/>
          <w:rPrChange w:id="299" w:author="Carrillo,Daniel" w:date="2021-06-11T09:08:00Z">
            <w:rPr/>
          </w:rPrChange>
        </w:rPr>
        <w:t xml:space="preserve">. Detecção e monitoramento da resistência de </w:t>
      </w:r>
      <w:r w:rsidRPr="00E41909">
        <w:rPr>
          <w:i/>
          <w:iCs/>
          <w:lang w:val="es-CO"/>
          <w:rPrChange w:id="300" w:author="Carrillo,Daniel" w:date="2021-06-11T09:08:00Z">
            <w:rPr>
              <w:i/>
              <w:iCs/>
            </w:rPr>
          </w:rPrChange>
        </w:rPr>
        <w:t>Brevipalpus phoenicis</w:t>
      </w:r>
      <w:r w:rsidRPr="00E41909">
        <w:rPr>
          <w:lang w:val="es-CO"/>
          <w:rPrChange w:id="301" w:author="Carrillo,Daniel" w:date="2021-06-11T09:08:00Z">
            <w:rPr/>
          </w:rPrChange>
        </w:rPr>
        <w:t xml:space="preserve"> (Geijskes) (Acari: Tenuipalpidae) do dicofol. </w:t>
      </w:r>
      <w:r>
        <w:t>Anais da Sociedade Entomológica do Brasil. 29: 757–764.</w:t>
      </w:r>
    </w:p>
    <w:p w14:paraId="68E1C273" w14:textId="77777777" w:rsidR="005C4F5F" w:rsidRDefault="003C2D94">
      <w:pPr>
        <w:pStyle w:val="Bibliography"/>
      </w:pPr>
      <w:bookmarkStart w:id="302" w:name="ref-Osakabe2021"/>
      <w:bookmarkEnd w:id="297"/>
      <w:r>
        <w:rPr>
          <w:b/>
          <w:bCs/>
        </w:rPr>
        <w:lastRenderedPageBreak/>
        <w:t>Osakabe, M.</w:t>
      </w:r>
      <w:r>
        <w:t xml:space="preserve"> </w:t>
      </w:r>
      <w:r>
        <w:rPr>
          <w:b/>
          <w:bCs/>
        </w:rPr>
        <w:t>2021</w:t>
      </w:r>
      <w:r>
        <w:t>. Biological impact of ultraviolet-B radiation on spider mites and its application in integrated pest management. Applied Entomology and Zoology. 56: 139–155.</w:t>
      </w:r>
    </w:p>
    <w:p w14:paraId="37EDA259" w14:textId="77777777" w:rsidR="005C4F5F" w:rsidRPr="00E41909" w:rsidRDefault="003C2D94">
      <w:pPr>
        <w:pStyle w:val="Bibliography"/>
        <w:rPr>
          <w:lang w:val="es-CO"/>
          <w:rPrChange w:id="303" w:author="Carrillo,Daniel" w:date="2021-06-11T09:08:00Z">
            <w:rPr/>
          </w:rPrChange>
        </w:rPr>
      </w:pPr>
      <w:bookmarkStart w:id="304" w:name="ref-Peng2013"/>
      <w:bookmarkEnd w:id="302"/>
      <w:r>
        <w:rPr>
          <w:b/>
          <w:bCs/>
        </w:rPr>
        <w:t>Peng, D. W., G. H. Zheng, Z. Z. Zheng, Q. X. Tong, and Y. L. Ming</w:t>
      </w:r>
      <w:r>
        <w:t xml:space="preserve">. </w:t>
      </w:r>
      <w:r>
        <w:rPr>
          <w:b/>
          <w:bCs/>
        </w:rPr>
        <w:t>2013</w:t>
      </w:r>
      <w:r>
        <w:t xml:space="preserve">. Orchid fleck virus: An unclassified bipartite, negative-sense RNA plant virus. </w:t>
      </w:r>
      <w:r w:rsidRPr="00E41909">
        <w:rPr>
          <w:lang w:val="es-CO"/>
          <w:rPrChange w:id="305" w:author="Carrillo,Daniel" w:date="2021-06-11T09:08:00Z">
            <w:rPr/>
          </w:rPrChange>
        </w:rPr>
        <w:t>Archives of Virology. 158: 313–323.</w:t>
      </w:r>
    </w:p>
    <w:p w14:paraId="327A11BD" w14:textId="77777777" w:rsidR="005C4F5F" w:rsidRDefault="003C2D94">
      <w:pPr>
        <w:pStyle w:val="Bibliography"/>
      </w:pPr>
      <w:bookmarkStart w:id="306" w:name="ref-RamosGonzalez2015"/>
      <w:bookmarkEnd w:id="304"/>
      <w:r w:rsidRPr="00E41909">
        <w:rPr>
          <w:b/>
          <w:bCs/>
          <w:lang w:val="es-CO"/>
          <w:rPrChange w:id="307" w:author="Carrillo,Daniel" w:date="2021-06-11T09:08:00Z">
            <w:rPr>
              <w:b/>
              <w:bCs/>
            </w:rPr>
          </w:rPrChange>
        </w:rPr>
        <w:t>Ramos-González, P. L., H. Sarubbi-Orue, L. Gonzales-Segnana, C. Chabi-Jesus, J. Freitas-Astúa, and E. W. Kitajima</w:t>
      </w:r>
      <w:r w:rsidRPr="00E41909">
        <w:rPr>
          <w:lang w:val="es-CO"/>
          <w:rPrChange w:id="308" w:author="Carrillo,Daniel" w:date="2021-06-11T09:08:00Z">
            <w:rPr/>
          </w:rPrChange>
        </w:rPr>
        <w:t xml:space="preserve">. </w:t>
      </w:r>
      <w:r>
        <w:rPr>
          <w:b/>
          <w:bCs/>
        </w:rPr>
        <w:t>2015</w:t>
      </w:r>
      <w:r>
        <w:t>. Orchid fleck virus infecting orchids in Paraguay: First report and use of degenerate primers for its detection. Journal of Phytopathology. 164: 342–347.</w:t>
      </w:r>
    </w:p>
    <w:p w14:paraId="10075E99" w14:textId="77777777" w:rsidR="005C4F5F" w:rsidRDefault="003C2D94">
      <w:pPr>
        <w:pStyle w:val="Bibliography"/>
      </w:pPr>
      <w:bookmarkStart w:id="309" w:name="ref-Reddy2001"/>
      <w:bookmarkEnd w:id="306"/>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Tetranychidae) on eggplant. Experimental and Applied Acarology. 25: 985–992.</w:t>
      </w:r>
    </w:p>
    <w:p w14:paraId="05C4CC62" w14:textId="77777777" w:rsidR="005C4F5F" w:rsidRDefault="003C2D94">
      <w:pPr>
        <w:pStyle w:val="Bibliography"/>
      </w:pPr>
      <w:bookmarkStart w:id="310" w:name="ref-Rodrigues2013"/>
      <w:bookmarkEnd w:id="309"/>
      <w:r>
        <w:rPr>
          <w:b/>
          <w:bCs/>
        </w:rPr>
        <w:t>Rodrigues, J. C. V., and C. C. Childers</w:t>
      </w:r>
      <w:r>
        <w:t xml:space="preserve">. </w:t>
      </w:r>
      <w:r>
        <w:rPr>
          <w:b/>
          <w:bCs/>
        </w:rPr>
        <w:t>2013</w:t>
      </w:r>
      <w:r>
        <w:t xml:space="preserve">. </w:t>
      </w:r>
      <w:r>
        <w:rPr>
          <w:i/>
          <w:iCs/>
        </w:rPr>
        <w:t>Brevipalpus</w:t>
      </w:r>
      <w:r>
        <w:t xml:space="preserve"> mites (Acari: Tenuipalpidae): Vectors of invasive, non-systemic cytoplasmic and nuclear viruses in plants. Experimental and Applied Acarology. 59: 165–175.</w:t>
      </w:r>
    </w:p>
    <w:p w14:paraId="69E172F0" w14:textId="77777777" w:rsidR="005C4F5F" w:rsidRDefault="003C2D94">
      <w:pPr>
        <w:pStyle w:val="Bibliography"/>
      </w:pPr>
      <w:bookmarkStart w:id="311" w:name="ref-Roy2020"/>
      <w:bookmarkEnd w:id="310"/>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090348E4" w14:textId="77777777" w:rsidR="005C4F5F" w:rsidRDefault="003C2D94">
      <w:pPr>
        <w:pStyle w:val="Bibliography"/>
      </w:pPr>
      <w:bookmarkStart w:id="312" w:name="ref-Roy2015"/>
      <w:bookmarkEnd w:id="311"/>
      <w:r>
        <w:rPr>
          <w:b/>
          <w:bCs/>
        </w:rPr>
        <w:t>Roy, A., A. L. Stone,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Mexico. Phytopathology. 105: 564–575.</w:t>
      </w:r>
    </w:p>
    <w:p w14:paraId="5E10154A" w14:textId="77777777" w:rsidR="005C4F5F" w:rsidRDefault="003C2D94">
      <w:pPr>
        <w:pStyle w:val="Bibliography"/>
      </w:pPr>
      <w:bookmarkStart w:id="313" w:name="ref-Skoracka2010"/>
      <w:bookmarkEnd w:id="312"/>
      <w:r>
        <w:rPr>
          <w:b/>
          <w:bCs/>
        </w:rPr>
        <w:t>Skoracka, A., and M. Dabert</w:t>
      </w:r>
      <w:r>
        <w:t xml:space="preserve">. </w:t>
      </w:r>
      <w:r>
        <w:rPr>
          <w:b/>
          <w:bCs/>
        </w:rPr>
        <w:t>2010</w:t>
      </w:r>
      <w:r>
        <w:t xml:space="preserve">. The Cereal rust mite </w:t>
      </w:r>
      <w:r>
        <w:rPr>
          <w:i/>
          <w:iCs/>
        </w:rPr>
        <w:t>Abacarus hystrix</w:t>
      </w:r>
      <w:r>
        <w:t xml:space="preserve"> (Acari: Eriophyoidea) is a complex of species: Evidence from mitochondrial and nuclear DNA sequences. Bulletin of Entomological Research. 100: 263–272.</w:t>
      </w:r>
    </w:p>
    <w:p w14:paraId="2A0D9625" w14:textId="77777777" w:rsidR="005C4F5F" w:rsidRDefault="003C2D94">
      <w:pPr>
        <w:pStyle w:val="Bibliography"/>
      </w:pPr>
      <w:bookmarkStart w:id="314" w:name="ref-Skoracka2013"/>
      <w:bookmarkEnd w:id="313"/>
      <w:r>
        <w:rPr>
          <w:b/>
          <w:bCs/>
        </w:rPr>
        <w:t>Skoracka, A.,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Society. 109: 165–180.</w:t>
      </w:r>
    </w:p>
    <w:p w14:paraId="6645D03F" w14:textId="77777777" w:rsidR="005C4F5F" w:rsidRDefault="003C2D94">
      <w:pPr>
        <w:pStyle w:val="Bibliography"/>
      </w:pPr>
      <w:bookmarkStart w:id="315" w:name="ref-Smith1991"/>
      <w:bookmarkEnd w:id="314"/>
      <w:r>
        <w:rPr>
          <w:b/>
          <w:bCs/>
        </w:rPr>
        <w:t>Smith, D., and D. F. Papacek</w:t>
      </w:r>
      <w:r>
        <w:t xml:space="preserve">. </w:t>
      </w:r>
      <w:r>
        <w:rPr>
          <w:b/>
          <w:bCs/>
        </w:rPr>
        <w:t>1991</w:t>
      </w:r>
      <w:r>
        <w:t xml:space="preserve">. Studies of the predatory mite </w:t>
      </w:r>
      <w:r>
        <w:rPr>
          <w:i/>
          <w:iCs/>
        </w:rPr>
        <w:t>Amblyseius victoriensis</w:t>
      </w:r>
      <w:r>
        <w:t xml:space="preserve"> (Acarina: Phytoseiidae) in citrus orchards in south-east Queensland: Control of </w:t>
      </w:r>
      <w:r>
        <w:rPr>
          <w:i/>
          <w:iCs/>
        </w:rPr>
        <w:t>Tegolophus australis</w:t>
      </w:r>
      <w:r>
        <w:t xml:space="preserve"> and </w:t>
      </w:r>
      <w:r>
        <w:rPr>
          <w:i/>
          <w:iCs/>
        </w:rPr>
        <w:t>Phyllocoptruta oleivora</w:t>
      </w:r>
      <w:r>
        <w:t xml:space="preserve"> (Acarina: Eriophyidae), effect of pesticides, alternative host plants and augmentative release. Experimental and Applied Acarology. 12: 195–217.</w:t>
      </w:r>
    </w:p>
    <w:p w14:paraId="1F52F3AE" w14:textId="77777777" w:rsidR="005C4F5F" w:rsidRDefault="003C2D94">
      <w:pPr>
        <w:pStyle w:val="Bibliography"/>
      </w:pPr>
      <w:bookmarkStart w:id="316" w:name="ref-Umina1999"/>
      <w:bookmarkEnd w:id="315"/>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pesticides. Australian Journal of Experimental Agriculture. 39: 621.</w:t>
      </w:r>
    </w:p>
    <w:p w14:paraId="4C5B182D" w14:textId="77777777" w:rsidR="005C4F5F" w:rsidRDefault="003C2D94">
      <w:pPr>
        <w:pStyle w:val="Bibliography"/>
      </w:pPr>
      <w:bookmarkStart w:id="317" w:name="ref-Vechia2018"/>
      <w:bookmarkEnd w:id="316"/>
      <w:r>
        <w:rPr>
          <w:b/>
          <w:bCs/>
        </w:rPr>
        <w:lastRenderedPageBreak/>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5DBB5881" w14:textId="77777777" w:rsidR="005C4F5F" w:rsidRDefault="003C2D94">
      <w:pPr>
        <w:pStyle w:val="Bibliography"/>
      </w:pPr>
      <w:bookmarkStart w:id="318" w:name="ref-Vechia2021"/>
      <w:bookmarkEnd w:id="317"/>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w:t>
      </w:r>
    </w:p>
    <w:p w14:paraId="773F24C0" w14:textId="77777777" w:rsidR="005C4F5F" w:rsidRDefault="003C2D94">
      <w:pPr>
        <w:pStyle w:val="Bibliography"/>
      </w:pPr>
      <w:bookmarkStart w:id="319" w:name="ref-Velarde2021"/>
      <w:bookmarkEnd w:id="318"/>
      <w:r>
        <w:rPr>
          <w:b/>
          <w:bCs/>
        </w:rPr>
        <w:t>Velarde,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p>
    <w:p w14:paraId="4C71DC6D" w14:textId="77777777" w:rsidR="005C4F5F" w:rsidRDefault="003C2D94">
      <w:pPr>
        <w:pStyle w:val="Bibliography"/>
      </w:pPr>
      <w:bookmarkStart w:id="320" w:name="ref-Walker2018"/>
      <w:bookmarkEnd w:id="319"/>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General Virology. 99: 447–448.</w:t>
      </w:r>
    </w:p>
    <w:p w14:paraId="4722130B" w14:textId="77777777" w:rsidR="005C4F5F" w:rsidRDefault="003C2D94">
      <w:pPr>
        <w:pStyle w:val="Bibliography"/>
      </w:pPr>
      <w:bookmarkStart w:id="321" w:name="ref-Wang2014"/>
      <w:bookmarkEnd w:id="320"/>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014177D9" w14:textId="77777777" w:rsidR="005C4F5F" w:rsidRDefault="003C2D94">
      <w:pPr>
        <w:pStyle w:val="Bibliography"/>
      </w:pPr>
      <w:bookmarkStart w:id="322" w:name="ref-Zheng2013"/>
      <w:bookmarkEnd w:id="321"/>
      <w:r>
        <w:rPr>
          <w:b/>
          <w:bCs/>
        </w:rPr>
        <w:t>Zheng, G. H., Z. Z. Zheng, Q. X. Tong, Y. L. Ming, and others</w:t>
      </w:r>
      <w:r>
        <w:t xml:space="preserve">. </w:t>
      </w:r>
      <w:r>
        <w:rPr>
          <w:b/>
          <w:bCs/>
        </w:rPr>
        <w:t>2013</w:t>
      </w:r>
      <w:r>
        <w:t>. Orchid fleck virus: An unclassified bipartite, negative-sense RNA plant virus. Archives of virology. 158: 313–323.</w:t>
      </w:r>
    </w:p>
    <w:p w14:paraId="479F740F" w14:textId="77777777" w:rsidR="005C4F5F" w:rsidRDefault="003C2D94">
      <w:pPr>
        <w:pStyle w:val="Heading3"/>
      </w:pPr>
      <w:bookmarkStart w:id="323" w:name="Xc5369b446c235d7f16f09abd7e84808f639229e"/>
      <w:bookmarkEnd w:id="201"/>
      <w:bookmarkEnd w:id="204"/>
      <w:bookmarkEnd w:id="322"/>
      <w:r>
        <w:t xml:space="preserve">Table 1: List of Asparagaceae (Nolinoidaea) species with verified cases of </w:t>
      </w:r>
      <w:r>
        <w:rPr>
          <w:i/>
          <w:iCs/>
        </w:rPr>
        <w:t>Orchid fleck dichorhavirus</w:t>
      </w:r>
      <w:r>
        <w:t>, collected from the landscape of northern Florida</w:t>
      </w:r>
    </w:p>
    <w:tbl>
      <w:tblPr>
        <w:tblStyle w:val="Table"/>
        <w:tblW w:w="5000" w:type="pct"/>
        <w:tblLook w:val="0020" w:firstRow="1" w:lastRow="0" w:firstColumn="0" w:lastColumn="0" w:noHBand="0" w:noVBand="0"/>
      </w:tblPr>
      <w:tblGrid>
        <w:gridCol w:w="3296"/>
        <w:gridCol w:w="3177"/>
        <w:gridCol w:w="1421"/>
        <w:gridCol w:w="1682"/>
      </w:tblGrid>
      <w:tr w:rsidR="005C4F5F" w14:paraId="7FF4453A" w14:textId="77777777">
        <w:tc>
          <w:tcPr>
            <w:tcW w:w="0" w:type="auto"/>
          </w:tcPr>
          <w:p w14:paraId="4B342E14" w14:textId="77777777" w:rsidR="005C4F5F" w:rsidRDefault="003C2D94">
            <w:pPr>
              <w:pStyle w:val="Compact"/>
            </w:pPr>
            <w:r>
              <w:t>Scientific Name</w:t>
            </w:r>
          </w:p>
        </w:tc>
        <w:tc>
          <w:tcPr>
            <w:tcW w:w="0" w:type="auto"/>
          </w:tcPr>
          <w:p w14:paraId="2BD89746" w14:textId="77777777" w:rsidR="005C4F5F" w:rsidRDefault="003C2D94">
            <w:pPr>
              <w:pStyle w:val="Compact"/>
            </w:pPr>
            <w:r>
              <w:t>Common Names</w:t>
            </w:r>
          </w:p>
        </w:tc>
        <w:tc>
          <w:tcPr>
            <w:tcW w:w="0" w:type="auto"/>
          </w:tcPr>
          <w:p w14:paraId="2F302263" w14:textId="77777777" w:rsidR="005C4F5F" w:rsidRDefault="003C2D94">
            <w:pPr>
              <w:pStyle w:val="Compact"/>
            </w:pPr>
            <w:r>
              <w:t>County</w:t>
            </w:r>
          </w:p>
        </w:tc>
        <w:tc>
          <w:tcPr>
            <w:tcW w:w="0" w:type="auto"/>
          </w:tcPr>
          <w:p w14:paraId="64A3EE27" w14:textId="77777777" w:rsidR="005C4F5F" w:rsidRDefault="003C2D94">
            <w:pPr>
              <w:pStyle w:val="Compact"/>
            </w:pPr>
            <w:r>
              <w:t>Strains</w:t>
            </w:r>
          </w:p>
        </w:tc>
      </w:tr>
      <w:tr w:rsidR="005C4F5F" w14:paraId="1EF2241D" w14:textId="77777777">
        <w:tc>
          <w:tcPr>
            <w:tcW w:w="0" w:type="auto"/>
          </w:tcPr>
          <w:p w14:paraId="5910B3F6" w14:textId="77777777" w:rsidR="005C4F5F" w:rsidRPr="00E41909" w:rsidRDefault="003C2D94">
            <w:pPr>
              <w:pStyle w:val="Compact"/>
              <w:rPr>
                <w:lang w:val="es-CO"/>
                <w:rPrChange w:id="324" w:author="Carrillo,Daniel" w:date="2021-06-11T09:08:00Z">
                  <w:rPr/>
                </w:rPrChange>
              </w:rPr>
            </w:pPr>
            <w:r w:rsidRPr="00E41909">
              <w:rPr>
                <w:i/>
                <w:iCs/>
                <w:lang w:val="es-CO"/>
                <w:rPrChange w:id="325" w:author="Carrillo,Daniel" w:date="2021-06-11T09:08:00Z">
                  <w:rPr>
                    <w:i/>
                    <w:iCs/>
                  </w:rPr>
                </w:rPrChange>
              </w:rPr>
              <w:t>Liriope muscari</w:t>
            </w:r>
            <w:r w:rsidRPr="00E41909">
              <w:rPr>
                <w:lang w:val="es-CO"/>
                <w:rPrChange w:id="326" w:author="Carrillo,Daniel" w:date="2021-06-11T09:08:00Z">
                  <w:rPr/>
                </w:rPrChange>
              </w:rPr>
              <w:t xml:space="preserve"> cv. ‘Gigantea’* (Decaisne) Bailey</w:t>
            </w:r>
          </w:p>
        </w:tc>
        <w:tc>
          <w:tcPr>
            <w:tcW w:w="0" w:type="auto"/>
          </w:tcPr>
          <w:p w14:paraId="70D4C1CD" w14:textId="77777777" w:rsidR="005C4F5F" w:rsidRDefault="003C2D94">
            <w:pPr>
              <w:pStyle w:val="Compact"/>
            </w:pPr>
            <w:r>
              <w:t>Lilyturf, Orchardgrass, Monkeygrass</w:t>
            </w:r>
          </w:p>
        </w:tc>
        <w:tc>
          <w:tcPr>
            <w:tcW w:w="0" w:type="auto"/>
          </w:tcPr>
          <w:p w14:paraId="2D1BC2B8" w14:textId="77777777" w:rsidR="005C4F5F" w:rsidRDefault="003C2D94">
            <w:pPr>
              <w:pStyle w:val="Compact"/>
            </w:pPr>
            <w:r>
              <w:t>Alachua &amp; Leon</w:t>
            </w:r>
          </w:p>
        </w:tc>
        <w:tc>
          <w:tcPr>
            <w:tcW w:w="0" w:type="auto"/>
          </w:tcPr>
          <w:p w14:paraId="1D09E064" w14:textId="77777777" w:rsidR="005C4F5F" w:rsidRDefault="003C2D94">
            <w:pPr>
              <w:pStyle w:val="Compact"/>
            </w:pPr>
            <w:r>
              <w:t>OFV-Orc1 &amp; OFV-Orc2</w:t>
            </w:r>
          </w:p>
        </w:tc>
      </w:tr>
      <w:tr w:rsidR="005C4F5F" w14:paraId="7754B25C" w14:textId="77777777">
        <w:tc>
          <w:tcPr>
            <w:tcW w:w="0" w:type="auto"/>
          </w:tcPr>
          <w:p w14:paraId="4A602076" w14:textId="77777777" w:rsidR="005C4F5F" w:rsidRDefault="003C2D94">
            <w:pPr>
              <w:pStyle w:val="Compact"/>
            </w:pPr>
            <w:r>
              <w:rPr>
                <w:i/>
                <w:iCs/>
              </w:rPr>
              <w:t>Ophiopogon intermedius</w:t>
            </w:r>
            <w:r>
              <w:t>** Don</w:t>
            </w:r>
          </w:p>
        </w:tc>
        <w:tc>
          <w:tcPr>
            <w:tcW w:w="0" w:type="auto"/>
          </w:tcPr>
          <w:p w14:paraId="64CA23FC" w14:textId="77777777" w:rsidR="005C4F5F" w:rsidRDefault="003C2D94">
            <w:pPr>
              <w:pStyle w:val="Compact"/>
            </w:pPr>
            <w:r>
              <w:t>Aztec Grass, ‘Argenteomarginatus’</w:t>
            </w:r>
          </w:p>
        </w:tc>
        <w:tc>
          <w:tcPr>
            <w:tcW w:w="0" w:type="auto"/>
          </w:tcPr>
          <w:p w14:paraId="39D36193" w14:textId="77777777" w:rsidR="005C4F5F" w:rsidRDefault="003C2D94">
            <w:pPr>
              <w:pStyle w:val="Compact"/>
            </w:pPr>
            <w:r>
              <w:t>Leon</w:t>
            </w:r>
          </w:p>
        </w:tc>
        <w:tc>
          <w:tcPr>
            <w:tcW w:w="0" w:type="auto"/>
          </w:tcPr>
          <w:p w14:paraId="7D5314DF" w14:textId="77777777" w:rsidR="005C4F5F" w:rsidRDefault="003C2D94">
            <w:pPr>
              <w:pStyle w:val="Compact"/>
            </w:pPr>
            <w:r>
              <w:t>OFV-Orc1 &amp; OFV-Orc2</w:t>
            </w:r>
          </w:p>
        </w:tc>
      </w:tr>
      <w:tr w:rsidR="005C4F5F" w14:paraId="0084B092" w14:textId="77777777">
        <w:tc>
          <w:tcPr>
            <w:tcW w:w="0" w:type="auto"/>
          </w:tcPr>
          <w:p w14:paraId="074B5D4D" w14:textId="77777777" w:rsidR="005C4F5F" w:rsidRDefault="003C2D94">
            <w:pPr>
              <w:pStyle w:val="Compact"/>
            </w:pPr>
            <w:r>
              <w:rPr>
                <w:i/>
                <w:iCs/>
              </w:rPr>
              <w:t>Aspidistra elatior</w:t>
            </w:r>
            <w:r>
              <w:t xml:space="preserve"> Blume</w:t>
            </w:r>
          </w:p>
        </w:tc>
        <w:tc>
          <w:tcPr>
            <w:tcW w:w="0" w:type="auto"/>
          </w:tcPr>
          <w:p w14:paraId="7146F968" w14:textId="77777777" w:rsidR="005C4F5F" w:rsidRDefault="003C2D94">
            <w:pPr>
              <w:pStyle w:val="Compact"/>
            </w:pPr>
            <w:r>
              <w:t>Cast Iron Plant, Bar-room Plant</w:t>
            </w:r>
          </w:p>
        </w:tc>
        <w:tc>
          <w:tcPr>
            <w:tcW w:w="0" w:type="auto"/>
          </w:tcPr>
          <w:p w14:paraId="4ADB11F4" w14:textId="77777777" w:rsidR="005C4F5F" w:rsidRDefault="003C2D94">
            <w:pPr>
              <w:pStyle w:val="Compact"/>
            </w:pPr>
            <w:r>
              <w:t>Leon</w:t>
            </w:r>
          </w:p>
        </w:tc>
        <w:tc>
          <w:tcPr>
            <w:tcW w:w="0" w:type="auto"/>
          </w:tcPr>
          <w:p w14:paraId="514C8B31" w14:textId="77777777" w:rsidR="005C4F5F" w:rsidRDefault="003C2D94">
            <w:pPr>
              <w:pStyle w:val="Compact"/>
            </w:pPr>
            <w:r>
              <w:t>OFV-Orc1 &amp; OFV-Orc2</w:t>
            </w:r>
          </w:p>
        </w:tc>
      </w:tr>
    </w:tbl>
    <w:p w14:paraId="7D767560" w14:textId="77777777" w:rsidR="005C4F5F" w:rsidRDefault="003C2D94">
      <w:pPr>
        <w:pStyle w:val="BodyText"/>
      </w:pPr>
      <w:r>
        <w:t xml:space="preserve">Table 1: * </w:t>
      </w:r>
      <w:r>
        <w:rPr>
          <w:i/>
          <w:iCs/>
        </w:rPr>
        <w:t>Liriope muscari</w:t>
      </w:r>
      <w:r>
        <w:t xml:space="preserve"> cv. ‘Gigantea’ has been traditionally classified as </w:t>
      </w:r>
      <w:r>
        <w:rPr>
          <w:i/>
          <w:iCs/>
        </w:rPr>
        <w:t>L. gigantea</w:t>
      </w:r>
      <w:r>
        <w:t xml:space="preserve"> Hume by Broussard (2007) and Fantz et al. (2015), although this distinction has been </w:t>
      </w:r>
      <w:r>
        <w:lastRenderedPageBreak/>
        <w:t xml:space="preserve">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4481E7C0" w14:textId="77777777" w:rsidR="005C4F5F" w:rsidRDefault="003C2D94">
      <w:pPr>
        <w:pStyle w:val="Heading3"/>
      </w:pPr>
      <w:bookmarkStart w:id="327" w:name="figure-captions"/>
      <w:bookmarkEnd w:id="323"/>
      <w:r>
        <w:t>Figure captions</w:t>
      </w:r>
    </w:p>
    <w:p w14:paraId="46A48A24" w14:textId="77777777" w:rsidR="005C4F5F" w:rsidRDefault="003C2D94">
      <w:pPr>
        <w:pStyle w:val="FirstParagraph"/>
      </w:pPr>
      <w:r>
        <w:t xml:space="preserve">Fig. 1: Variety of symptoms expressed by </w:t>
      </w:r>
      <w:r>
        <w:rPr>
          <w:i/>
          <w:iCs/>
        </w:rPr>
        <w:t>Liriope</w:t>
      </w:r>
      <w:r>
        <w:t xml:space="preserve"> spp. infected with </w:t>
      </w:r>
      <w:r>
        <w:rPr>
          <w:i/>
          <w:iCs/>
        </w:rPr>
        <w:t>Orchid fleck dichorhavirus</w:t>
      </w:r>
      <w:r>
        <w:t xml:space="preserve">: (a) ringspot symptoms on </w:t>
      </w:r>
      <w:r>
        <w:rPr>
          <w:i/>
          <w:iCs/>
        </w:rPr>
        <w:t>Liriope gigantea</w:t>
      </w:r>
      <w:r>
        <w:t xml:space="preserve"> (b-c) Details of ringspot symptoms on </w:t>
      </w:r>
      <w:r>
        <w:rPr>
          <w:i/>
          <w:iCs/>
        </w:rPr>
        <w:t>Liriope gigantea</w:t>
      </w:r>
      <w:r>
        <w:t xml:space="preserve"> (d) chlorotic ringspot </w:t>
      </w:r>
      <w:r>
        <w:rPr>
          <w:i/>
          <w:iCs/>
        </w:rPr>
        <w:t>Liriope muscari</w:t>
      </w:r>
      <w:r>
        <w:t xml:space="preserve"> cv. ‘Silvery Sunproof’</w:t>
      </w:r>
    </w:p>
    <w:p w14:paraId="3154554E" w14:textId="77777777" w:rsidR="005C4F5F" w:rsidRDefault="003C2D94">
      <w:pPr>
        <w:pStyle w:val="BodyText"/>
      </w:pPr>
      <w:r>
        <w:t xml:space="preserve">Fig. 2: Symptoms expressed by </w:t>
      </w:r>
      <w:r>
        <w:rPr>
          <w:i/>
          <w:iCs/>
        </w:rPr>
        <w:t>Aspidistra elatior</w:t>
      </w:r>
      <w:r>
        <w:t xml:space="preserve"> infected with </w:t>
      </w:r>
      <w:r>
        <w:rPr>
          <w:i/>
          <w:iCs/>
        </w:rPr>
        <w:t>Orchid fleck dichorhavirus</w:t>
      </w:r>
      <w:r>
        <w:t>: (a) Detail of leaf chlorosis (b) Chlorosis appears similar to sun damage (c-d) Chlorotic ringspot may indicate early symptoms of OFV</w:t>
      </w:r>
    </w:p>
    <w:p w14:paraId="0B595D18" w14:textId="77777777" w:rsidR="005C4F5F" w:rsidRDefault="003C2D94">
      <w:pPr>
        <w:pStyle w:val="BodyText"/>
      </w:pPr>
      <w:r>
        <w:t xml:space="preserve">Fig. 3: Cryo-SEM images of </w:t>
      </w:r>
      <w:r>
        <w:rPr>
          <w:i/>
          <w:iCs/>
        </w:rPr>
        <w:t>Brevipalpus californicus</w:t>
      </w:r>
      <w:r>
        <w:t xml:space="preserve"> </w:t>
      </w:r>
      <w:r>
        <w:rPr>
          <w:i/>
          <w:iCs/>
        </w:rPr>
        <w:t>sensu lato</w:t>
      </w:r>
      <w:r>
        <w:t xml:space="preserve"> displaying various characters used for identification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7E550754" w14:textId="77777777" w:rsidR="005C4F5F" w:rsidRDefault="003C2D94">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phoenicis</w:t>
      </w:r>
      <w:r>
        <w:t xml:space="preserve">, dorsal (b) </w:t>
      </w:r>
      <w:r>
        <w:rPr>
          <w:i/>
          <w:iCs/>
        </w:rPr>
        <w:t>B. yothersi</w:t>
      </w:r>
      <w:r>
        <w:t xml:space="preserve">, lateral (c) </w:t>
      </w:r>
      <w:r>
        <w:rPr>
          <w:i/>
          <w:iCs/>
        </w:rPr>
        <w:t>B. obovatus</w:t>
      </w:r>
      <w:r>
        <w:t>, dorsal.</w:t>
      </w:r>
    </w:p>
    <w:p w14:paraId="1F0728C3" w14:textId="77777777" w:rsidR="005C4F5F" w:rsidRDefault="003C2D94">
      <w:pPr>
        <w:pStyle w:val="Heading3"/>
      </w:pPr>
      <w:bookmarkStart w:id="328" w:name="figures"/>
      <w:bookmarkEnd w:id="327"/>
      <w:r>
        <w:lastRenderedPageBreak/>
        <w:t>Figures</w:t>
      </w:r>
    </w:p>
    <w:p w14:paraId="70B3956E" w14:textId="77777777" w:rsidR="005C4F5F" w:rsidRDefault="003C2D94">
      <w:pPr>
        <w:pStyle w:val="FirstParagraph"/>
      </w:pPr>
      <w:r>
        <w:rPr>
          <w:noProof/>
        </w:rPr>
        <w:drawing>
          <wp:inline distT="0" distB="0" distL="0" distR="0" wp14:anchorId="12F6B4ED" wp14:editId="1D87A4A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34789FF0" w14:textId="77777777" w:rsidR="005C4F5F" w:rsidRDefault="003C2D94">
      <w:pPr>
        <w:pStyle w:val="BodyText"/>
      </w:pPr>
      <w:r>
        <w:rPr>
          <w:noProof/>
        </w:rPr>
        <w:lastRenderedPageBreak/>
        <w:drawing>
          <wp:inline distT="0" distB="0" distL="0" distR="0" wp14:anchorId="77C3F86C" wp14:editId="341E471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14:paraId="129C8126" w14:textId="77777777" w:rsidR="005C4F5F" w:rsidRDefault="003C2D94">
      <w:pPr>
        <w:pStyle w:val="BodyText"/>
      </w:pPr>
      <w:r>
        <w:rPr>
          <w:noProof/>
        </w:rPr>
        <w:drawing>
          <wp:inline distT="0" distB="0" distL="0" distR="0" wp14:anchorId="08990629" wp14:editId="718E0219">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191342CF" w14:textId="77777777" w:rsidR="005C4F5F" w:rsidRDefault="003C2D94">
      <w:pPr>
        <w:pStyle w:val="BodyText"/>
      </w:pPr>
      <w:r>
        <w:rPr>
          <w:noProof/>
        </w:rPr>
        <w:lastRenderedPageBreak/>
        <w:drawing>
          <wp:inline distT="0" distB="0" distL="0" distR="0" wp14:anchorId="6FF3638D" wp14:editId="673F1CC5">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bookmarkEnd w:id="328"/>
    </w:p>
    <w:sectPr w:rsidR="005C4F5F"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Carrillo,Daniel" w:date="2021-06-11T09:36:00Z" w:initials="C">
    <w:p w14:paraId="4CDB02CC" w14:textId="6547525A" w:rsidR="00E41909" w:rsidRDefault="00E41909">
      <w:pPr>
        <w:pStyle w:val="CommentText"/>
      </w:pPr>
      <w:r>
        <w:rPr>
          <w:rStyle w:val="CommentReference"/>
        </w:rPr>
        <w:annotationRef/>
      </w:r>
      <w:r>
        <w:t>Betterto use papers on chemical control of Brevipalpus mites, not just any other mite.</w:t>
      </w:r>
    </w:p>
    <w:p w14:paraId="10BB3DFF" w14:textId="7D5F0950" w:rsidR="00E41909" w:rsidRDefault="00E41909">
      <w:pPr>
        <w:pStyle w:val="CommentText"/>
      </w:pPr>
    </w:p>
    <w:p w14:paraId="35D13548" w14:textId="250FAF60" w:rsidR="00E41909" w:rsidRPr="00E41909" w:rsidRDefault="00E41909" w:rsidP="00E41909">
      <w:pPr>
        <w:pStyle w:val="CommentText"/>
        <w:rPr>
          <w:lang w:val="es-CO"/>
        </w:rPr>
      </w:pPr>
      <w:r w:rsidRPr="00E41909">
        <w:rPr>
          <w:lang w:val="es-CO"/>
        </w:rPr>
        <w:t xml:space="preserve">D.J. Andrade, C.A.L. Oliveira, F.C. Pattaro, D.S. </w:t>
      </w:r>
      <w:r>
        <w:rPr>
          <w:lang w:val="es-CO"/>
        </w:rPr>
        <w:t xml:space="preserve">Siquiera. </w:t>
      </w:r>
      <w:r w:rsidRPr="00E41909">
        <w:rPr>
          <w:lang w:val="es-CO"/>
        </w:rPr>
        <w:t>Acaricidas utilizados na citricultura convencional e orgânica: manejo da leprose e populações de ácaros fitoseídeos</w:t>
      </w:r>
    </w:p>
    <w:p w14:paraId="35F5E90B" w14:textId="77777777" w:rsidR="00E41909" w:rsidRDefault="00E41909" w:rsidP="00E41909">
      <w:pPr>
        <w:pStyle w:val="CommentText"/>
      </w:pPr>
      <w:r>
        <w:t>Rev. Bras. Frutic., 32 (2010), pp. 1028-1037, 10.1590/S0100-29452011005000013</w:t>
      </w:r>
    </w:p>
    <w:p w14:paraId="35FA1553" w14:textId="6C719AAD" w:rsidR="00E41909" w:rsidRDefault="00E41909" w:rsidP="00E41909">
      <w:pPr>
        <w:pStyle w:val="CommentText"/>
      </w:pPr>
    </w:p>
    <w:p w14:paraId="5610F22F" w14:textId="294302E8" w:rsidR="00E41909" w:rsidRDefault="00E41909" w:rsidP="00E41909">
      <w:pPr>
        <w:pStyle w:val="CommentText"/>
      </w:pPr>
    </w:p>
    <w:p w14:paraId="6327D787" w14:textId="77777777" w:rsidR="00E41909" w:rsidRDefault="00E41909" w:rsidP="00E41909">
      <w:pPr>
        <w:pStyle w:val="CommentText"/>
      </w:pPr>
      <w:r>
        <w:t>D.J. Andrade, E.B. Ribeiro, M.R. Morais, O.Z. Zanardi</w:t>
      </w:r>
    </w:p>
    <w:p w14:paraId="0A8449D0" w14:textId="77777777" w:rsidR="00E41909" w:rsidRDefault="00E41909" w:rsidP="00E41909">
      <w:pPr>
        <w:pStyle w:val="CommentText"/>
      </w:pPr>
      <w:r>
        <w:t>Bioactivity of an oxymatrine-based commercial formulation against Brevipalpus yothersi Baker and its effects on predatory mites in citrus groves</w:t>
      </w:r>
    </w:p>
    <w:p w14:paraId="41F53EAB" w14:textId="10105608" w:rsidR="00E41909" w:rsidRPr="00E41909" w:rsidRDefault="00E41909" w:rsidP="00E41909">
      <w:pPr>
        <w:pStyle w:val="CommentText"/>
        <w:rPr>
          <w:lang w:val="es-CO"/>
        </w:rPr>
      </w:pPr>
      <w:r w:rsidRPr="00E41909">
        <w:rPr>
          <w:lang w:val="es-CO"/>
        </w:rPr>
        <w:t>Ecotoxicol. Environ. Saf., 176 (2019), pp. 339-345, 10.1016/j.ecoenv.2019.03.118</w:t>
      </w:r>
    </w:p>
    <w:p w14:paraId="6947EDA1" w14:textId="5038D9FF" w:rsidR="00E41909" w:rsidRPr="00E41909" w:rsidRDefault="00E41909">
      <w:pPr>
        <w:pStyle w:val="CommentText"/>
        <w:rPr>
          <w:lang w:val="es-CO"/>
        </w:rPr>
      </w:pPr>
    </w:p>
    <w:p w14:paraId="58C074AB" w14:textId="3855DEB4" w:rsidR="00E41909" w:rsidRDefault="00E41909" w:rsidP="00E41909">
      <w:pPr>
        <w:autoSpaceDE w:val="0"/>
        <w:autoSpaceDN w:val="0"/>
        <w:adjustRightInd w:val="0"/>
        <w:spacing w:after="0"/>
        <w:rPr>
          <w:rFonts w:ascii="CharisSIL" w:eastAsia="CharisSIL" w:cs="CharisSIL"/>
          <w:color w:val="000000"/>
          <w:sz w:val="13"/>
          <w:szCs w:val="13"/>
        </w:rPr>
      </w:pPr>
    </w:p>
    <w:p w14:paraId="2F78BB90" w14:textId="77777777" w:rsidR="00E41909" w:rsidRPr="00E41909" w:rsidRDefault="00E41909" w:rsidP="00E41909">
      <w:pPr>
        <w:autoSpaceDE w:val="0"/>
        <w:autoSpaceDN w:val="0"/>
        <w:adjustRightInd w:val="0"/>
        <w:spacing w:after="0"/>
        <w:rPr>
          <w:rFonts w:ascii="CharisSIL" w:eastAsia="CharisSIL" w:cs="CharisSIL"/>
          <w:color w:val="000000"/>
          <w:sz w:val="13"/>
          <w:szCs w:val="13"/>
          <w:lang w:val="es-CO"/>
        </w:rPr>
      </w:pPr>
    </w:p>
    <w:p w14:paraId="5BFC7246" w14:textId="117E25B1" w:rsidR="00E41909" w:rsidRPr="00E41909" w:rsidRDefault="00E41909" w:rsidP="00E41909">
      <w:pPr>
        <w:autoSpaceDE w:val="0"/>
        <w:autoSpaceDN w:val="0"/>
        <w:adjustRightInd w:val="0"/>
        <w:spacing w:after="0"/>
        <w:rPr>
          <w:lang w:val="es-CO"/>
        </w:rPr>
      </w:pPr>
    </w:p>
  </w:comment>
  <w:comment w:id="76" w:author="Carrillo,Daniel" w:date="2021-06-11T10:12:00Z" w:initials="C">
    <w:p w14:paraId="1FAE9B8A" w14:textId="0891D122" w:rsidR="00E41909" w:rsidRDefault="00E41909">
      <w:pPr>
        <w:pStyle w:val="CommentText"/>
      </w:pPr>
      <w:r>
        <w:rPr>
          <w:rStyle w:val="CommentReference"/>
        </w:rPr>
        <w:annotationRef/>
      </w:r>
    </w:p>
  </w:comment>
  <w:comment w:id="77" w:author="Carrillo,Daniel" w:date="2021-06-11T10:13:00Z" w:initials="C">
    <w:p w14:paraId="680809DA" w14:textId="54DB23C8" w:rsidR="00E41909" w:rsidRDefault="00E41909">
      <w:pPr>
        <w:pStyle w:val="CommentText"/>
      </w:pPr>
      <w:r>
        <w:rPr>
          <w:rStyle w:val="CommentReference"/>
        </w:rPr>
        <w:annotationRef/>
      </w:r>
      <w:r>
        <w:t xml:space="preserve">This is questionable, I suggest deleting. </w:t>
      </w:r>
    </w:p>
  </w:comment>
  <w:comment w:id="100" w:author="Carrillo,Daniel" w:date="2021-06-11T09:52:00Z" w:initials="C">
    <w:p w14:paraId="4D62C0D7" w14:textId="77777777" w:rsidR="00E41909" w:rsidRDefault="00E41909">
      <w:pPr>
        <w:pStyle w:val="CommentText"/>
      </w:pPr>
      <w:r>
        <w:rPr>
          <w:rStyle w:val="CommentReference"/>
        </w:rPr>
        <w:annotationRef/>
      </w:r>
      <w:r>
        <w:t>Same as above</w:t>
      </w:r>
    </w:p>
    <w:p w14:paraId="3EFB88C4" w14:textId="77777777" w:rsidR="00E41909" w:rsidRDefault="00E41909">
      <w:pPr>
        <w:pStyle w:val="CommentText"/>
      </w:pPr>
    </w:p>
    <w:p w14:paraId="4BE6AE64" w14:textId="77777777" w:rsidR="00E41909" w:rsidRDefault="00E41909">
      <w:pPr>
        <w:pStyle w:val="CommentText"/>
      </w:pPr>
    </w:p>
    <w:p w14:paraId="46D0AA37" w14:textId="77777777" w:rsidR="00E41909" w:rsidRDefault="00BB255E" w:rsidP="00E41909">
      <w:hyperlink r:id="rId1" w:history="1">
        <w:r w:rsidR="00E41909">
          <w:rPr>
            <w:rStyle w:val="Hyperlink"/>
            <w:rFonts w:ascii="Segoe UI" w:hAnsi="Segoe UI" w:cs="Segoe UI"/>
            <w:color w:val="0071BC"/>
            <w:shd w:val="clear" w:color="auto" w:fill="FFFFFF"/>
          </w:rPr>
          <w:t>Susceptibility of Brevipalpus phoenicis to entomopathogenic fungi.</w:t>
        </w:r>
      </w:hyperlink>
    </w:p>
    <w:p w14:paraId="4E1ED46D" w14:textId="77777777" w:rsidR="00E41909" w:rsidRDefault="00E41909" w:rsidP="00E41909">
      <w:pPr>
        <w:shd w:val="clear" w:color="auto" w:fill="FFFFFF"/>
        <w:rPr>
          <w:rFonts w:ascii="Segoe UI" w:hAnsi="Segoe UI" w:cs="Segoe UI"/>
          <w:color w:val="4D8055"/>
        </w:rPr>
      </w:pPr>
      <w:r>
        <w:rPr>
          <w:rStyle w:val="docsum-authors"/>
          <w:rFonts w:ascii="Segoe UI" w:hAnsi="Segoe UI" w:cs="Segoe UI"/>
          <w:color w:val="212121"/>
        </w:rPr>
        <w:t>Rossi-Zalaf LS, </w:t>
      </w:r>
      <w:r>
        <w:rPr>
          <w:rStyle w:val="docsum-authors"/>
          <w:rFonts w:ascii="Segoe UI" w:hAnsi="Segoe UI" w:cs="Segoe UI"/>
          <w:b/>
          <w:bCs/>
          <w:color w:val="212121"/>
        </w:rPr>
        <w:t>Alves SB.</w:t>
      </w:r>
      <w:r>
        <w:rPr>
          <w:rStyle w:val="docsum-journal-citation"/>
          <w:rFonts w:ascii="Segoe UI" w:hAnsi="Segoe UI" w:cs="Segoe UI"/>
          <w:color w:val="4D8055"/>
        </w:rPr>
        <w:t>Exp Appl Acarol. 2006;40(1):37-47. doi: 10.1007/s10493-006-9024-3. Epub 2006 Sep 27.</w:t>
      </w:r>
      <w:r>
        <w:rPr>
          <w:rStyle w:val="citation-part"/>
          <w:rFonts w:ascii="Segoe UI" w:hAnsi="Segoe UI" w:cs="Segoe UI"/>
          <w:color w:val="4D8055"/>
        </w:rPr>
        <w:t>PMID: </w:t>
      </w:r>
      <w:r>
        <w:rPr>
          <w:rStyle w:val="docsum-pmid"/>
          <w:rFonts w:ascii="Segoe UI" w:hAnsi="Segoe UI" w:cs="Segoe UI"/>
          <w:color w:val="4D8055"/>
        </w:rPr>
        <w:t>17004029</w:t>
      </w:r>
    </w:p>
    <w:p w14:paraId="2401D1FD" w14:textId="349B7BBC" w:rsidR="00E41909" w:rsidRDefault="00E41909">
      <w:pPr>
        <w:pStyle w:val="CommentText"/>
      </w:pPr>
    </w:p>
  </w:comment>
  <w:comment w:id="107" w:author="Carrillo,Daniel" w:date="2021-06-11T09:55:00Z" w:initials="C">
    <w:p w14:paraId="3B446F33" w14:textId="2F251503" w:rsidR="00E41909" w:rsidRDefault="00E41909">
      <w:pPr>
        <w:pStyle w:val="CommentText"/>
      </w:pPr>
      <w:r>
        <w:rPr>
          <w:rStyle w:val="CommentReference"/>
        </w:rPr>
        <w:annotationRef/>
      </w:r>
      <w:r>
        <w:t xml:space="preserve">I doint think this is applicable. </w:t>
      </w:r>
    </w:p>
  </w:comment>
  <w:comment w:id="135" w:author="Carrillo,Daniel" w:date="2021-06-11T10:07:00Z" w:initials="C">
    <w:p w14:paraId="426DBBC5" w14:textId="77777777" w:rsidR="00E41909" w:rsidRDefault="00E41909">
      <w:pPr>
        <w:pStyle w:val="CommentText"/>
      </w:pPr>
      <w:r>
        <w:rPr>
          <w:rStyle w:val="CommentReference"/>
        </w:rPr>
        <w:annotationRef/>
      </w:r>
      <w:r w:rsidRPr="00E41909">
        <w:rPr>
          <w:lang w:val="es-CO"/>
        </w:rPr>
        <w:t xml:space="preserve">Peña JE, Santos K, Baez I, Carrillo D. 2015. </w:t>
      </w:r>
      <w:r w:rsidRPr="00E41909">
        <w:t>Physical post-harvest techniques as potential quarantine treatments against Brevipalpus yothersi (Acarina: Tenuipalpidae). Florida Entomologist 98(4): 1169-1174.</w:t>
      </w:r>
    </w:p>
    <w:p w14:paraId="1222BF67" w14:textId="77777777" w:rsidR="00E41909" w:rsidRDefault="00E41909">
      <w:pPr>
        <w:pStyle w:val="CommentText"/>
      </w:pPr>
    </w:p>
    <w:p w14:paraId="14AA6963" w14:textId="77777777" w:rsidR="00E41909" w:rsidRDefault="00E41909">
      <w:pPr>
        <w:pStyle w:val="CommentText"/>
      </w:pPr>
    </w:p>
    <w:p w14:paraId="73523899" w14:textId="1E5431A8" w:rsidR="00E41909" w:rsidRDefault="00E41909">
      <w:pPr>
        <w:pStyle w:val="CommentText"/>
      </w:pPr>
      <w:r w:rsidRPr="00E41909">
        <w:t>Revynthi AM, Peña JE, Moreno J, Beam AL, Mannion C, Bailey WD, Carrillo D. 2020. Effectiveness of hot-water immersion against Brevipalpus yothersi (Acari: Tenuipalpidae) as a post-harvest treatment for lemons. Journal of Economic Entomology 113(1): 126-133.</w:t>
      </w:r>
    </w:p>
    <w:p w14:paraId="514CC8CC" w14:textId="6ACA70B1" w:rsidR="00E41909" w:rsidRDefault="00E41909">
      <w:pPr>
        <w:pStyle w:val="CommentText"/>
      </w:pPr>
    </w:p>
  </w:comment>
  <w:comment w:id="180" w:author="Carrillo,Daniel" w:date="2021-06-11T10:01:00Z" w:initials="C">
    <w:p w14:paraId="3F869FFF" w14:textId="14E3F48F" w:rsidR="00E41909" w:rsidRDefault="00E41909">
      <w:pPr>
        <w:pStyle w:val="CommentText"/>
      </w:pPr>
      <w:r>
        <w:rPr>
          <w:rStyle w:val="CommentReference"/>
        </w:rPr>
        <w:annotationRef/>
      </w:r>
      <w:r>
        <w:t xml:space="preserve">Austin I think the previous text is sufficient regarding management of Brevipalpus mites. For simplicity I suggest deleting these last sentences.  </w:t>
      </w:r>
    </w:p>
  </w:comment>
  <w:comment w:id="49" w:author="Ochoa, Ron" w:date="2021-06-11T11:36:00Z" w:initials="OR">
    <w:p w14:paraId="18EBE739" w14:textId="394BAA33" w:rsidR="00876C85" w:rsidRDefault="00876C85" w:rsidP="007312EF">
      <w:pPr>
        <w:pStyle w:val="HTMLPreformatted"/>
      </w:pPr>
      <w:r>
        <w:rPr>
          <w:rStyle w:val="CommentReference"/>
        </w:rPr>
        <w:annotationRef/>
      </w:r>
      <w:r w:rsidRPr="00E41909">
        <w:t xml:space="preserve">In addition, pesticide resistance has been reported in various </w:t>
      </w:r>
      <w:r w:rsidRPr="00E41909">
        <w:rPr>
          <w:i/>
          <w:iCs/>
        </w:rPr>
        <w:t>Brevipalpus</w:t>
      </w:r>
      <w:r w:rsidRPr="00E41909">
        <w:t xml:space="preserve"> populations (</w:t>
      </w:r>
      <w:r w:rsidRPr="008F65AF">
        <w:t xml:space="preserve">Rocha et al. 2021; </w:t>
      </w:r>
      <w:r w:rsidRPr="00E41909">
        <w:t>Alves et al. 2000, Omoto et al. 2000, Campos and Omoto 2002)</w:t>
      </w:r>
      <w:r>
        <w:t xml:space="preserve">. </w:t>
      </w:r>
      <w:r w:rsidR="007312EF">
        <w:rPr>
          <w:lang w:val="en"/>
        </w:rPr>
        <w:t xml:space="preserve">hence that </w:t>
      </w:r>
      <w:r>
        <w:t>a</w:t>
      </w:r>
      <w:r w:rsidR="007312EF">
        <w:t>n</w:t>
      </w:r>
      <w:r>
        <w:t xml:space="preserve"> increase of</w:t>
      </w:r>
      <w:r w:rsidRPr="00E41909">
        <w:t xml:space="preserve"> integrate different control </w:t>
      </w:r>
      <w:r w:rsidR="007312EF">
        <w:t>technique studies on flat mites,</w:t>
      </w:r>
      <w:r w:rsidRPr="00E41909">
        <w:t xml:space="preserve"> such as combining predatory mites with </w:t>
      </w:r>
      <w:r w:rsidRPr="008F65AF">
        <w:t xml:space="preserve">compatible acaricides and </w:t>
      </w:r>
      <w:r w:rsidRPr="00E41909">
        <w:t>ento</w:t>
      </w:r>
      <w:r>
        <w:t>mo</w:t>
      </w:r>
      <w:r w:rsidRPr="00E41909">
        <w:t xml:space="preserve">pathogenic fungi </w:t>
      </w:r>
      <w:r w:rsidR="007312EF">
        <w:t xml:space="preserve">are necessary </w:t>
      </w:r>
      <w:r w:rsidRPr="00E41909">
        <w:t>(Reddy 2001, Midthassel et al. 2016</w:t>
      </w:r>
      <w:r w:rsidRPr="008F65AF">
        <w:t>; Andrade et al</w:t>
      </w:r>
      <w:r>
        <w:t>.</w:t>
      </w:r>
      <w:r w:rsidRPr="008F65AF">
        <w:t xml:space="preserve"> 2019</w:t>
      </w:r>
      <w:r w:rsidRPr="00E41909">
        <w:t xml:space="preserve">). </w:t>
      </w:r>
    </w:p>
    <w:p w14:paraId="66A50E65" w14:textId="6526221D" w:rsidR="00876C85" w:rsidRDefault="00876C8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FC7246" w15:done="0"/>
  <w15:commentEx w15:paraId="1FAE9B8A" w15:done="0"/>
  <w15:commentEx w15:paraId="680809DA" w15:done="0"/>
  <w15:commentEx w15:paraId="2401D1FD" w15:done="0"/>
  <w15:commentEx w15:paraId="3B446F33" w15:done="0"/>
  <w15:commentEx w15:paraId="514CC8CC" w15:done="0"/>
  <w15:commentEx w15:paraId="3F869FFF" w15:done="0"/>
  <w15:commentEx w15:paraId="66A50E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AD16" w16cex:dateUtc="2021-06-11T13:36:00Z"/>
  <w16cex:commentExtensible w16cex:durableId="246DB59A" w16cex:dateUtc="2021-06-11T14:12:00Z"/>
  <w16cex:commentExtensible w16cex:durableId="246DB5CE" w16cex:dateUtc="2021-06-11T14:13:00Z"/>
  <w16cex:commentExtensible w16cex:durableId="246DB0C5" w16cex:dateUtc="2021-06-11T13:52:00Z"/>
  <w16cex:commentExtensible w16cex:durableId="246DB196" w16cex:dateUtc="2021-06-11T13:55:00Z"/>
  <w16cex:commentExtensible w16cex:durableId="246DB445" w16cex:dateUtc="2021-06-11T14:07:00Z"/>
  <w16cex:commentExtensible w16cex:durableId="246DB304" w16cex:dateUtc="2021-06-11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FC7246" w16cid:durableId="246DAD16"/>
  <w16cid:commentId w16cid:paraId="1FAE9B8A" w16cid:durableId="246DB59A"/>
  <w16cid:commentId w16cid:paraId="680809DA" w16cid:durableId="246DB5CE"/>
  <w16cid:commentId w16cid:paraId="2401D1FD" w16cid:durableId="246DB0C5"/>
  <w16cid:commentId w16cid:paraId="3B446F33" w16cid:durableId="246DB196"/>
  <w16cid:commentId w16cid:paraId="514CC8CC" w16cid:durableId="246DB445"/>
  <w16cid:commentId w16cid:paraId="3F869FFF" w16cid:durableId="246DB30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69ECD" w14:textId="77777777" w:rsidR="00BB255E" w:rsidRDefault="00BB255E">
      <w:pPr>
        <w:spacing w:after="0"/>
      </w:pPr>
      <w:r>
        <w:separator/>
      </w:r>
    </w:p>
  </w:endnote>
  <w:endnote w:type="continuationSeparator" w:id="0">
    <w:p w14:paraId="38F85BEE" w14:textId="77777777" w:rsidR="00BB255E" w:rsidRDefault="00BB25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harisSIL">
    <w:altName w:val="Yu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EC5EB" w14:textId="77777777" w:rsidR="00BB255E" w:rsidRDefault="00BB255E">
      <w:r>
        <w:separator/>
      </w:r>
    </w:p>
  </w:footnote>
  <w:footnote w:type="continuationSeparator" w:id="0">
    <w:p w14:paraId="71E7928C" w14:textId="77777777" w:rsidR="00BB255E" w:rsidRDefault="00BB25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C58FC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rillo,Daniel">
    <w15:presenceInfo w15:providerId="AD" w15:userId="S::dancar@ufl.edu::00691126-c85c-4d58-bf6e-5e5667a48241"/>
  </w15:person>
  <w15:person w15:author="Ochoa, Ron">
    <w15:presenceInfo w15:providerId="AD" w15:userId="S-1-5-21-2443529608-3098792306-3041422421-5529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OxNDczNTM2NjNT0lEKTi0uzszPAykwrAUAr3DeICwAAAA="/>
  </w:docVars>
  <w:rsids>
    <w:rsidRoot w:val="00590D07"/>
    <w:rsid w:val="00011C8B"/>
    <w:rsid w:val="00110915"/>
    <w:rsid w:val="00290262"/>
    <w:rsid w:val="003C2D94"/>
    <w:rsid w:val="004E29B3"/>
    <w:rsid w:val="00590D07"/>
    <w:rsid w:val="005C4F5F"/>
    <w:rsid w:val="007312EF"/>
    <w:rsid w:val="00784D58"/>
    <w:rsid w:val="00876C85"/>
    <w:rsid w:val="008D6863"/>
    <w:rsid w:val="00B86B75"/>
    <w:rsid w:val="00BB255E"/>
    <w:rsid w:val="00BC48D5"/>
    <w:rsid w:val="00C36279"/>
    <w:rsid w:val="00E315A3"/>
    <w:rsid w:val="00E4190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FBB4C"/>
  <w15:docId w15:val="{A5B75B4C-1278-4680-87B1-BEFFCFAA3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E41909"/>
    <w:rPr>
      <w:sz w:val="16"/>
      <w:szCs w:val="16"/>
    </w:rPr>
  </w:style>
  <w:style w:type="paragraph" w:styleId="CommentText">
    <w:name w:val="annotation text"/>
    <w:basedOn w:val="Normal"/>
    <w:link w:val="CommentTextChar"/>
    <w:semiHidden/>
    <w:unhideWhenUsed/>
    <w:rsid w:val="00E41909"/>
    <w:rPr>
      <w:sz w:val="20"/>
      <w:szCs w:val="20"/>
    </w:rPr>
  </w:style>
  <w:style w:type="character" w:customStyle="1" w:styleId="CommentTextChar">
    <w:name w:val="Comment Text Char"/>
    <w:basedOn w:val="DefaultParagraphFont"/>
    <w:link w:val="CommentText"/>
    <w:semiHidden/>
    <w:rsid w:val="00E41909"/>
    <w:rPr>
      <w:sz w:val="20"/>
      <w:szCs w:val="20"/>
    </w:rPr>
  </w:style>
  <w:style w:type="paragraph" w:styleId="CommentSubject">
    <w:name w:val="annotation subject"/>
    <w:basedOn w:val="CommentText"/>
    <w:next w:val="CommentText"/>
    <w:link w:val="CommentSubjectChar"/>
    <w:semiHidden/>
    <w:unhideWhenUsed/>
    <w:rsid w:val="00E41909"/>
    <w:rPr>
      <w:b/>
      <w:bCs/>
    </w:rPr>
  </w:style>
  <w:style w:type="character" w:customStyle="1" w:styleId="CommentSubjectChar">
    <w:name w:val="Comment Subject Char"/>
    <w:basedOn w:val="CommentTextChar"/>
    <w:link w:val="CommentSubject"/>
    <w:semiHidden/>
    <w:rsid w:val="00E41909"/>
    <w:rPr>
      <w:b/>
      <w:bCs/>
      <w:sz w:val="20"/>
      <w:szCs w:val="20"/>
    </w:rPr>
  </w:style>
  <w:style w:type="character" w:customStyle="1" w:styleId="docsum-authors">
    <w:name w:val="docsum-authors"/>
    <w:basedOn w:val="DefaultParagraphFont"/>
    <w:rsid w:val="00E41909"/>
  </w:style>
  <w:style w:type="character" w:customStyle="1" w:styleId="docsum-journal-citation">
    <w:name w:val="docsum-journal-citation"/>
    <w:basedOn w:val="DefaultParagraphFont"/>
    <w:rsid w:val="00E41909"/>
  </w:style>
  <w:style w:type="character" w:customStyle="1" w:styleId="citation-part">
    <w:name w:val="citation-part"/>
    <w:basedOn w:val="DefaultParagraphFont"/>
    <w:rsid w:val="00E41909"/>
  </w:style>
  <w:style w:type="character" w:customStyle="1" w:styleId="docsum-pmid">
    <w:name w:val="docsum-pmid"/>
    <w:basedOn w:val="DefaultParagraphFont"/>
    <w:rsid w:val="00E41909"/>
  </w:style>
  <w:style w:type="paragraph" w:styleId="Revision">
    <w:name w:val="Revision"/>
    <w:hidden/>
    <w:semiHidden/>
    <w:rsid w:val="00E41909"/>
    <w:pPr>
      <w:spacing w:after="0"/>
    </w:pPr>
  </w:style>
  <w:style w:type="paragraph" w:styleId="BalloonText">
    <w:name w:val="Balloon Text"/>
    <w:basedOn w:val="Normal"/>
    <w:link w:val="BalloonTextChar"/>
    <w:semiHidden/>
    <w:unhideWhenUsed/>
    <w:rsid w:val="00876C8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6C85"/>
    <w:rPr>
      <w:rFonts w:ascii="Segoe UI" w:hAnsi="Segoe UI" w:cs="Segoe UI"/>
      <w:sz w:val="18"/>
      <w:szCs w:val="18"/>
    </w:rPr>
  </w:style>
  <w:style w:type="paragraph" w:styleId="HTMLPreformatted">
    <w:name w:val="HTML Preformatted"/>
    <w:basedOn w:val="Normal"/>
    <w:link w:val="HTMLPreformattedChar"/>
    <w:uiPriority w:val="99"/>
    <w:unhideWhenUsed/>
    <w:rsid w:val="00876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6C85"/>
    <w:rPr>
      <w:rFonts w:ascii="Courier New" w:eastAsia="Times New Roman" w:hAnsi="Courier New" w:cs="Courier New"/>
      <w:sz w:val="20"/>
      <w:szCs w:val="20"/>
    </w:rPr>
  </w:style>
  <w:style w:type="character" w:customStyle="1" w:styleId="y2iqfc">
    <w:name w:val="y2iqfc"/>
    <w:basedOn w:val="DefaultParagraphFont"/>
    <w:rsid w:val="00876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555400">
      <w:bodyDiv w:val="1"/>
      <w:marLeft w:val="0"/>
      <w:marRight w:val="0"/>
      <w:marTop w:val="0"/>
      <w:marBottom w:val="0"/>
      <w:divBdr>
        <w:top w:val="none" w:sz="0" w:space="0" w:color="auto"/>
        <w:left w:val="none" w:sz="0" w:space="0" w:color="auto"/>
        <w:bottom w:val="none" w:sz="0" w:space="0" w:color="auto"/>
        <w:right w:val="none" w:sz="0" w:space="0" w:color="auto"/>
      </w:divBdr>
      <w:divsChild>
        <w:div w:id="285082305">
          <w:marLeft w:val="0"/>
          <w:marRight w:val="0"/>
          <w:marTop w:val="0"/>
          <w:marBottom w:val="0"/>
          <w:divBdr>
            <w:top w:val="none" w:sz="0" w:space="0" w:color="auto"/>
            <w:left w:val="none" w:sz="0" w:space="0" w:color="auto"/>
            <w:bottom w:val="none" w:sz="0" w:space="0" w:color="auto"/>
            <w:right w:val="none" w:sz="0" w:space="0" w:color="auto"/>
          </w:divBdr>
        </w:div>
      </w:divsChild>
    </w:div>
    <w:div w:id="10923124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1700402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6/09/relationships/commentsIds" Target="commentsIds.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5746</Words>
  <Characters>32753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Carrillo,Daniel</dc:creator>
  <cp:keywords/>
  <cp:lastModifiedBy>Ochoa, Ron</cp:lastModifiedBy>
  <cp:revision>2</cp:revision>
  <dcterms:created xsi:type="dcterms:W3CDTF">2021-06-11T15:42:00Z</dcterms:created>
  <dcterms:modified xsi:type="dcterms:W3CDTF">2021-06-11T15:42:00Z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