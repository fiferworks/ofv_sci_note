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D1FD3" w14:textId="60927937" w:rsidR="00040DE7" w:rsidRDefault="00040DE7" w:rsidP="00F52413">
      <w:pPr>
        <w:pStyle w:val="BodyText"/>
        <w:spacing w:line="480" w:lineRule="auto"/>
      </w:pPr>
      <w:bookmarkStart w:id="0" w:name="Xe7d8f393777b4e412d58c4ef6a5079e44d4c4c2"/>
      <w:r>
        <w:t xml:space="preserve">For submission to </w:t>
      </w:r>
      <w:r w:rsidR="00121019">
        <w:t>Journal of Integrated Pest Management</w:t>
      </w:r>
    </w:p>
    <w:p w14:paraId="244F6C21" w14:textId="08050E71" w:rsidR="00B72F99" w:rsidRDefault="00B72F99" w:rsidP="00F52413">
      <w:pPr>
        <w:pStyle w:val="BodyText"/>
        <w:spacing w:line="480" w:lineRule="auto"/>
      </w:pPr>
      <w:r>
        <w:t xml:space="preserve">Category: </w:t>
      </w:r>
      <w:r w:rsidR="001F0F71">
        <w:t>‘</w:t>
      </w:r>
      <w:r>
        <w:t>Issue</w:t>
      </w:r>
      <w:r w:rsidR="001F0F71">
        <w:t>s’</w:t>
      </w:r>
    </w:p>
    <w:p w14:paraId="4BC4281D" w14:textId="77777777" w:rsidR="005964B7" w:rsidRDefault="005964B7" w:rsidP="00F52413">
      <w:pPr>
        <w:pStyle w:val="BodyText"/>
        <w:spacing w:line="480" w:lineRule="auto"/>
        <w:rPr>
          <w:b/>
          <w:bCs/>
        </w:rPr>
      </w:pPr>
    </w:p>
    <w:p w14:paraId="727C5D5C" w14:textId="17D1194C" w:rsidR="00040DE7" w:rsidRPr="00487294" w:rsidRDefault="00040DE7" w:rsidP="00F52413">
      <w:pPr>
        <w:pStyle w:val="BodyText"/>
        <w:spacing w:line="480" w:lineRule="auto"/>
      </w:pPr>
      <w:r w:rsidRPr="00F52413">
        <w:rPr>
          <w:b/>
          <w:bCs/>
        </w:rPr>
        <w:t xml:space="preserve">First report of </w:t>
      </w:r>
      <w:r w:rsidRPr="00F52413">
        <w:rPr>
          <w:b/>
          <w:bCs/>
          <w:i/>
        </w:rPr>
        <w:t xml:space="preserve">Orchid fleck </w:t>
      </w:r>
      <w:proofErr w:type="spellStart"/>
      <w:r w:rsidRPr="00F52413">
        <w:rPr>
          <w:b/>
          <w:bCs/>
          <w:i/>
        </w:rPr>
        <w:t>dichorhavirus</w:t>
      </w:r>
      <w:proofErr w:type="spellEnd"/>
      <w:r w:rsidRPr="00F52413">
        <w:rPr>
          <w:b/>
          <w:bCs/>
        </w:rPr>
        <w:t xml:space="preserve"> (</w:t>
      </w:r>
      <w:proofErr w:type="spellStart"/>
      <w:r w:rsidRPr="00F52413">
        <w:rPr>
          <w:b/>
          <w:bCs/>
        </w:rPr>
        <w:t>Mononegavirales</w:t>
      </w:r>
      <w:proofErr w:type="spellEnd"/>
      <w:r w:rsidRPr="00F52413">
        <w:rPr>
          <w:b/>
          <w:bCs/>
        </w:rPr>
        <w:t xml:space="preserve">: </w:t>
      </w:r>
      <w:proofErr w:type="spellStart"/>
      <w:r w:rsidRPr="00F52413">
        <w:rPr>
          <w:b/>
          <w:bCs/>
        </w:rPr>
        <w:t>Rhabdoviridae</w:t>
      </w:r>
      <w:proofErr w:type="spellEnd"/>
      <w:r w:rsidRPr="00F52413">
        <w:rPr>
          <w:b/>
          <w:bCs/>
        </w:rPr>
        <w:t xml:space="preserve">) infecting various </w:t>
      </w:r>
      <w:proofErr w:type="spellStart"/>
      <w:r w:rsidRPr="00F52413">
        <w:rPr>
          <w:b/>
          <w:bCs/>
        </w:rPr>
        <w:t>Ruscaceae</w:t>
      </w:r>
      <w:proofErr w:type="spellEnd"/>
      <w:r w:rsidRPr="00F52413">
        <w:rPr>
          <w:b/>
          <w:bCs/>
        </w:rPr>
        <w:t xml:space="preserve"> in the Florida panhandle</w:t>
      </w:r>
    </w:p>
    <w:p w14:paraId="00D7C089" w14:textId="77777777" w:rsidR="006E5403" w:rsidRDefault="00040DE7" w:rsidP="00F52413">
      <w:pPr>
        <w:spacing w:line="360" w:lineRule="auto"/>
        <w:rPr>
          <w:ins w:id="1" w:author="Fife, Austin N" w:date="2021-02-22T12:39:00Z"/>
          <w:vertAlign w:val="superscript"/>
        </w:rPr>
      </w:pPr>
      <w:r>
        <w:t>Austin Fife</w:t>
      </w:r>
      <w:r w:rsidR="00283274">
        <w:rPr>
          <w:vertAlign w:val="superscript"/>
        </w:rPr>
        <w:t>1</w:t>
      </w:r>
      <w:proofErr w:type="gramStart"/>
      <w:r>
        <w:t>, ,</w:t>
      </w:r>
      <w:proofErr w:type="gramEnd"/>
      <w:r>
        <w:t xml:space="preserve"> </w:t>
      </w:r>
      <w:r w:rsidR="00A12CA9">
        <w:t>Daniel Carrillo</w:t>
      </w:r>
      <w:r w:rsidR="00A12CA9">
        <w:rPr>
          <w:vertAlign w:val="superscript"/>
        </w:rPr>
        <w:t>2</w:t>
      </w:r>
      <w:r w:rsidR="00A12CA9">
        <w:t xml:space="preserve">, </w:t>
      </w:r>
      <w:r>
        <w:t>Gary Knox</w:t>
      </w:r>
      <w:r w:rsidR="00A42BA7">
        <w:rPr>
          <w:vertAlign w:val="superscript"/>
        </w:rPr>
        <w:t>3</w:t>
      </w:r>
      <w:r>
        <w:t>, Kishore Dey</w:t>
      </w:r>
      <w:r w:rsidR="00A42BA7">
        <w:rPr>
          <w:vertAlign w:val="superscript"/>
        </w:rPr>
        <w:t>4</w:t>
      </w:r>
      <w:r>
        <w:t xml:space="preserve">, </w:t>
      </w:r>
      <w:r>
        <w:rPr>
          <w:color w:val="000000"/>
        </w:rPr>
        <w:t>Avijit</w:t>
      </w:r>
      <w:r w:rsidR="00283274">
        <w:rPr>
          <w:color w:val="000000"/>
        </w:rPr>
        <w:t xml:space="preserve"> </w:t>
      </w:r>
      <w:r>
        <w:rPr>
          <w:color w:val="000000"/>
        </w:rPr>
        <w:t>Roy</w:t>
      </w:r>
      <w:r w:rsidR="00A42BA7">
        <w:rPr>
          <w:color w:val="000000"/>
          <w:vertAlign w:val="superscript"/>
        </w:rPr>
        <w:t>5</w:t>
      </w:r>
      <w:r>
        <w:rPr>
          <w:color w:val="000000"/>
        </w:rPr>
        <w:t>,</w:t>
      </w:r>
      <w:r>
        <w:t xml:space="preserve"> </w:t>
      </w:r>
      <w:r w:rsidR="00A25C27">
        <w:t>Ronald Ochoa</w:t>
      </w:r>
      <w:r w:rsidR="00A42BA7">
        <w:rPr>
          <w:vertAlign w:val="superscript"/>
        </w:rPr>
        <w:t>5</w:t>
      </w:r>
      <w:r w:rsidR="00A25C27">
        <w:t>, Gary Bauchan</w:t>
      </w:r>
      <w:r w:rsidR="00BC785A">
        <w:rPr>
          <w:vertAlign w:val="superscript"/>
        </w:rPr>
        <w:t>5</w:t>
      </w:r>
      <w:r w:rsidR="008D3D01">
        <w:rPr>
          <w:vertAlign w:val="superscript"/>
        </w:rPr>
        <w:t>†</w:t>
      </w:r>
      <w:r w:rsidR="00A25C27">
        <w:t>,</w:t>
      </w:r>
      <w:r w:rsidR="001254F1">
        <w:t xml:space="preserve"> </w:t>
      </w:r>
      <w:r w:rsidR="00283274">
        <w:t>Mathews Paret</w:t>
      </w:r>
      <w:r w:rsidR="00BC785A">
        <w:rPr>
          <w:vertAlign w:val="superscript"/>
        </w:rPr>
        <w:t>6</w:t>
      </w:r>
      <w:r w:rsidR="00F06998">
        <w:t>, Xavier Martini</w:t>
      </w:r>
      <w:r w:rsidR="00F06998">
        <w:rPr>
          <w:vertAlign w:val="superscript"/>
        </w:rPr>
        <w:t>1*</w:t>
      </w:r>
    </w:p>
    <w:p w14:paraId="7E3D0E9F" w14:textId="27D065A2" w:rsidR="00040DE7" w:rsidRDefault="00283274" w:rsidP="00F52413">
      <w:pPr>
        <w:spacing w:line="360" w:lineRule="auto"/>
      </w:pPr>
      <w:r>
        <w:rPr>
          <w:vertAlign w:val="superscript"/>
        </w:rPr>
        <w:t xml:space="preserve">1 </w:t>
      </w:r>
      <w:r w:rsidR="00040DE7">
        <w:t xml:space="preserve">University of Florida, </w:t>
      </w:r>
      <w:r>
        <w:t>Department of Entomology, North Florida Research and Education Center, Quincy FL 32351</w:t>
      </w:r>
    </w:p>
    <w:p w14:paraId="00CB07BE" w14:textId="523C39A6" w:rsidR="00A12CA9" w:rsidRDefault="00A12CA9" w:rsidP="00F52413">
      <w:pPr>
        <w:spacing w:line="360" w:lineRule="auto"/>
      </w:pPr>
      <w:r>
        <w:rPr>
          <w:vertAlign w:val="superscript"/>
        </w:rPr>
        <w:t xml:space="preserve">2 </w:t>
      </w:r>
      <w:r>
        <w:t>Department of Entomology, Tropical Research and Education Center, Homestead FL 3</w:t>
      </w:r>
      <w:r w:rsidR="00204E41">
        <w:t>3031</w:t>
      </w:r>
    </w:p>
    <w:p w14:paraId="3A343964" w14:textId="40B88C54" w:rsidR="00283274" w:rsidRDefault="00A12CA9" w:rsidP="00F52413">
      <w:pPr>
        <w:spacing w:line="360" w:lineRule="auto"/>
      </w:pPr>
      <w:r>
        <w:rPr>
          <w:vertAlign w:val="superscript"/>
        </w:rPr>
        <w:t>3</w:t>
      </w:r>
      <w:r w:rsidR="00283274">
        <w:rPr>
          <w:vertAlign w:val="superscript"/>
        </w:rPr>
        <w:t xml:space="preserve"> </w:t>
      </w:r>
      <w:r w:rsidR="00283274">
        <w:t>University of Florida, Horticulture Department, North Florida Research and Education Center, Quincy FL 32351</w:t>
      </w:r>
    </w:p>
    <w:p w14:paraId="216D9FD2" w14:textId="02EC373B" w:rsidR="00040DE7" w:rsidRDefault="00A42BA7" w:rsidP="00F52413">
      <w:pPr>
        <w:spacing w:line="360" w:lineRule="auto"/>
      </w:pPr>
      <w:r>
        <w:rPr>
          <w:vertAlign w:val="superscript"/>
        </w:rPr>
        <w:t>4</w:t>
      </w:r>
      <w:r w:rsidR="00283274">
        <w:rPr>
          <w:vertAlign w:val="superscript"/>
        </w:rPr>
        <w:t xml:space="preserve"> </w:t>
      </w:r>
      <w:r w:rsidR="00040DE7">
        <w:t>DPI, FDACS, Doyle Conner Building, 1911 SW 34</w:t>
      </w:r>
      <w:r w:rsidR="00040DE7">
        <w:rPr>
          <w:vertAlign w:val="superscript"/>
        </w:rPr>
        <w:t>th</w:t>
      </w:r>
      <w:r w:rsidR="00040DE7">
        <w:t xml:space="preserve"> street, Gainesville, FL 32608</w:t>
      </w:r>
    </w:p>
    <w:p w14:paraId="7D7259E0" w14:textId="5B100A28" w:rsidR="00283274" w:rsidRDefault="00283274" w:rsidP="00F52413">
      <w:pPr>
        <w:pStyle w:val="ListParagraph"/>
        <w:numPr>
          <w:ilvl w:val="0"/>
          <w:numId w:val="4"/>
        </w:numPr>
        <w:spacing w:line="360" w:lineRule="auto"/>
      </w:pPr>
      <w:r>
        <w:t xml:space="preserve">USDA-APHIS, </w:t>
      </w:r>
      <w:proofErr w:type="spellStart"/>
      <w:r>
        <w:t>Betsville</w:t>
      </w:r>
      <w:proofErr w:type="spellEnd"/>
      <w:r>
        <w:t xml:space="preserve"> Agricultural research Center, </w:t>
      </w:r>
      <w:proofErr w:type="spellStart"/>
      <w:r>
        <w:t>Betsville</w:t>
      </w:r>
      <w:proofErr w:type="spellEnd"/>
      <w:r>
        <w:t>, MD 20705</w:t>
      </w:r>
    </w:p>
    <w:p w14:paraId="50147198" w14:textId="11628F34" w:rsidR="00283274" w:rsidRDefault="00A42BA7" w:rsidP="00F52413">
      <w:pPr>
        <w:spacing w:line="360" w:lineRule="auto"/>
      </w:pPr>
      <w:r>
        <w:rPr>
          <w:vertAlign w:val="superscript"/>
        </w:rPr>
        <w:t>6</w:t>
      </w:r>
      <w:r w:rsidR="00283274">
        <w:rPr>
          <w:vertAlign w:val="superscript"/>
        </w:rPr>
        <w:t xml:space="preserve"> </w:t>
      </w:r>
      <w:r w:rsidR="00283274">
        <w:t>University of Florida, Plant Pathology Department, North Florida Research and Education Center, Quincy FL 32351</w:t>
      </w:r>
    </w:p>
    <w:p w14:paraId="644815FD" w14:textId="4246A146" w:rsidR="00040DE7" w:rsidRPr="0070577B" w:rsidRDefault="0070577B" w:rsidP="00F52413">
      <w:pPr>
        <w:pStyle w:val="BodyText"/>
        <w:spacing w:line="360" w:lineRule="auto"/>
      </w:pPr>
      <w:r>
        <w:rPr>
          <w:vertAlign w:val="superscript"/>
        </w:rPr>
        <w:t>*</w:t>
      </w:r>
      <w:r>
        <w:t>Corresponding author</w:t>
      </w:r>
    </w:p>
    <w:p w14:paraId="2EDD5ACA" w14:textId="7CF0B1AC" w:rsidR="00040DE7" w:rsidRDefault="00040DE7" w:rsidP="00F52413">
      <w:pPr>
        <w:pStyle w:val="Heading1"/>
        <w:spacing w:line="480" w:lineRule="auto"/>
      </w:pPr>
      <w:r>
        <w:br w:type="page"/>
      </w:r>
    </w:p>
    <w:p w14:paraId="089F3183" w14:textId="77035479" w:rsidR="00991E89" w:rsidRDefault="00012664" w:rsidP="00F52413">
      <w:pPr>
        <w:pStyle w:val="FirstParagraph"/>
        <w:spacing w:line="480" w:lineRule="auto"/>
      </w:pPr>
      <w:commentRangeStart w:id="2"/>
      <w:r>
        <w:rPr>
          <w:i/>
        </w:rPr>
        <w:lastRenderedPageBreak/>
        <w:t xml:space="preserve">Orchid fleck </w:t>
      </w:r>
      <w:proofErr w:type="spellStart"/>
      <w:r>
        <w:rPr>
          <w:i/>
        </w:rPr>
        <w:t>dichorhavirus</w:t>
      </w:r>
      <w:proofErr w:type="spellEnd"/>
      <w:r>
        <w:t xml:space="preserve"> (OFV)</w:t>
      </w:r>
      <w:commentRangeEnd w:id="2"/>
      <w:r w:rsidR="005964B7">
        <w:rPr>
          <w:rStyle w:val="CommentReference"/>
        </w:rPr>
        <w:commentReference w:id="2"/>
      </w:r>
      <w:r>
        <w:t xml:space="preserve"> is the type species for the genus </w:t>
      </w:r>
      <w:proofErr w:type="spellStart"/>
      <w:r>
        <w:rPr>
          <w:i/>
        </w:rPr>
        <w:t>Dichorhavirus</w:t>
      </w:r>
      <w:proofErr w:type="spellEnd"/>
      <w:r>
        <w:t>, a group of plant-infecting, bacilliform, nuclear rhabdoviruses composed of two segments of single-stranded, negative-sense RNA (</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rPr>
        <w:t xml:space="preserve">Citrus chlorotic spot </w:t>
      </w:r>
      <w:proofErr w:type="spellStart"/>
      <w:r>
        <w:rPr>
          <w:i/>
        </w:rPr>
        <w:t>dichorhavirus</w:t>
      </w:r>
      <w:proofErr w:type="spellEnd"/>
      <w:r>
        <w:t xml:space="preserve">, </w:t>
      </w:r>
      <w:r>
        <w:rPr>
          <w:i/>
        </w:rPr>
        <w:t xml:space="preserve">Citrus leprosis N </w:t>
      </w:r>
      <w:proofErr w:type="spellStart"/>
      <w:r>
        <w:rPr>
          <w:i/>
        </w:rPr>
        <w:t>dichorhavirus</w:t>
      </w:r>
      <w:proofErr w:type="spellEnd"/>
      <w:r>
        <w:t xml:space="preserve">, </w:t>
      </w:r>
      <w:proofErr w:type="spellStart"/>
      <w:r>
        <w:rPr>
          <w:i/>
        </w:rPr>
        <w:t>Clerodendrum</w:t>
      </w:r>
      <w:proofErr w:type="spellEnd"/>
      <w:r>
        <w:rPr>
          <w:i/>
        </w:rPr>
        <w:t xml:space="preserve"> chlorotic spot </w:t>
      </w:r>
      <w:proofErr w:type="spellStart"/>
      <w:r>
        <w:rPr>
          <w:i/>
        </w:rPr>
        <w:t>dichorhavirus</w:t>
      </w:r>
      <w:proofErr w:type="spellEnd"/>
      <w:r>
        <w:t xml:space="preserve"> and </w:t>
      </w:r>
      <w:r>
        <w:rPr>
          <w:i/>
        </w:rPr>
        <w:t xml:space="preserve">Coffee ringspot </w:t>
      </w:r>
      <w:proofErr w:type="spellStart"/>
      <w:r>
        <w:rPr>
          <w:i/>
        </w:rPr>
        <w:t>dichorhavirus</w:t>
      </w:r>
      <w:proofErr w:type="spellEnd"/>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rPr>
        <w:t>Brevipalpus</w:t>
      </w:r>
      <w:proofErr w:type="spellEnd"/>
      <w:r>
        <w:t xml:space="preserve"> </w:t>
      </w:r>
      <w:proofErr w:type="spellStart"/>
      <w:r>
        <w:t>Donnadieu</w:t>
      </w:r>
      <w:proofErr w:type="spellEnd"/>
      <w:r>
        <w:t xml:space="preserve"> (Acari: </w:t>
      </w:r>
      <w:proofErr w:type="spellStart"/>
      <w:r>
        <w:t>Tenuipalpidae</w:t>
      </w:r>
      <w:proofErr w:type="spellEnd"/>
      <w:r>
        <w:t xml:space="preserve">) are the only known vector for </w:t>
      </w:r>
      <w:proofErr w:type="spellStart"/>
      <w:r>
        <w:t>dichorhaviruses</w:t>
      </w:r>
      <w:proofErr w:type="spellEnd"/>
      <w:r>
        <w:t xml:space="preserve"> (Maeda 1998</w:t>
      </w:r>
      <w:proofErr w:type="gramStart"/>
      <w:r>
        <w:t>), and</w:t>
      </w:r>
      <w:proofErr w:type="gramEnd"/>
      <w:r>
        <w:t xml:space="preserve"> transmit OFV in a persistent propagative manner (Kondo et al. 2003).</w:t>
      </w:r>
    </w:p>
    <w:p w14:paraId="5E3B23A3" w14:textId="2842D6E1" w:rsidR="00991E89" w:rsidRDefault="00012664" w:rsidP="00F52413">
      <w:pPr>
        <w:pStyle w:val="BodyText"/>
        <w:spacing w:line="480" w:lineRule="auto"/>
      </w:pPr>
      <w:r>
        <w:t>OFV-infected plants exhibit various symptoms dependent on the variety of plant infected as well as the strain of the virus (Kubo et al. 2009). Symptoms initially appear as chlorotic flecks or necrotic lesions, which may ultimately coalesce into larger spots or ringspot patterns (</w:t>
      </w:r>
      <w:r w:rsidR="001254F1">
        <w:t>Fig. 1</w:t>
      </w:r>
      <w:r>
        <w:t xml:space="preserve">). </w:t>
      </w:r>
    </w:p>
    <w:p w14:paraId="1DD31522" w14:textId="77777777" w:rsidR="00991E89" w:rsidRDefault="00012664" w:rsidP="00F52413">
      <w:pPr>
        <w:pStyle w:val="BodyText"/>
        <w:spacing w:line="480" w:lineRule="auto"/>
      </w:pPr>
      <w:r>
        <w:t xml:space="preserve">OFV was first described infecting </w:t>
      </w:r>
      <w:r>
        <w:rPr>
          <w:i/>
        </w:rPr>
        <w:t>Cymbidium</w:t>
      </w:r>
      <w:r>
        <w:t xml:space="preserve"> orchids in Japan (Doi et al. 1977). Many countries have reported OFV and OFV-like rhabdoviruses infecting orchids worldwide (Kondo et al. 2003), including Australia (</w:t>
      </w:r>
      <w:proofErr w:type="spellStart"/>
      <w:r>
        <w:t>Lesemann</w:t>
      </w:r>
      <w:proofErr w:type="spellEnd"/>
      <w:r>
        <w:t xml:space="preserve"> and </w:t>
      </w:r>
      <w:proofErr w:type="spellStart"/>
      <w:r>
        <w:t>Begtrup</w:t>
      </w:r>
      <w:proofErr w:type="spellEnd"/>
      <w:r>
        <w:t xml:space="preserve"> 1971, </w:t>
      </w:r>
      <w:proofErr w:type="spellStart"/>
      <w:r>
        <w:t>Lesemann</w:t>
      </w:r>
      <w:proofErr w:type="spellEnd"/>
      <w:r>
        <w:t xml:space="preserve"> and </w:t>
      </w:r>
      <w:proofErr w:type="spellStart"/>
      <w:r>
        <w:t>Doraiswamy</w:t>
      </w:r>
      <w:proofErr w:type="spellEnd"/>
      <w:r>
        <w:t xml:space="preserve"> 1975, Gibbs 2000), Brazil (Kitajima et al. 1974, 2001), China (Peng et al. 2017), Colombia (Kubo et al. 2009), Costa Rica (Freitas-</w:t>
      </w:r>
      <w:proofErr w:type="spellStart"/>
      <w:r>
        <w:t>Astúa</w:t>
      </w:r>
      <w:proofErr w:type="spellEnd"/>
      <w:r>
        <w:t xml:space="preserve"> et al. 2002), Denmark (</w:t>
      </w:r>
      <w:proofErr w:type="spellStart"/>
      <w:r>
        <w:t>Begtrup</w:t>
      </w:r>
      <w:proofErr w:type="spellEnd"/>
      <w:r>
        <w:t xml:space="preserve"> 1972), Fiji (Pearson et al. 1993), France (</w:t>
      </w:r>
      <w:proofErr w:type="spellStart"/>
      <w:r>
        <w:t>Sauvêtre</w:t>
      </w:r>
      <w:proofErr w:type="spellEnd"/>
      <w:r>
        <w:t xml:space="preserve"> et al. 2018), Germany (</w:t>
      </w:r>
      <w:proofErr w:type="spellStart"/>
      <w:r>
        <w:t>Petzold</w:t>
      </w:r>
      <w:proofErr w:type="spellEnd"/>
      <w:r>
        <w:t xml:space="preserve"> 1971, </w:t>
      </w:r>
      <w:proofErr w:type="spellStart"/>
      <w:r>
        <w:t>Lesemann</w:t>
      </w:r>
      <w:proofErr w:type="spellEnd"/>
      <w:r>
        <w:t xml:space="preserve"> and </w:t>
      </w:r>
      <w:proofErr w:type="spellStart"/>
      <w:r>
        <w:t>Doraiswamy</w:t>
      </w:r>
      <w:proofErr w:type="spellEnd"/>
      <w:r>
        <w:t xml:space="preserve"> 1975), Korea (Chang 1991), Paraguay (Ramos-González et al. 2015), South Africa (</w:t>
      </w:r>
      <w:proofErr w:type="spellStart"/>
      <w:r>
        <w:t>Blanchfield</w:t>
      </w:r>
      <w:proofErr w:type="spellEnd"/>
      <w:r>
        <w:t xml:space="preserve"> et al. 2001), the United States (</w:t>
      </w:r>
      <w:proofErr w:type="spellStart"/>
      <w:r>
        <w:t>Blanchfield</w:t>
      </w:r>
      <w:proofErr w:type="spellEnd"/>
      <w:r>
        <w:t xml:space="preserve"> et al. 2001, </w:t>
      </w:r>
      <w:proofErr w:type="spellStart"/>
      <w:r>
        <w:t>Bratsch</w:t>
      </w:r>
      <w:proofErr w:type="spellEnd"/>
      <w:r>
        <w:t xml:space="preserve"> et al. 2015) and Vanuatu (Pearson et al. 1993). The prevalence of OFV and its mite </w:t>
      </w:r>
      <w:r>
        <w:lastRenderedPageBreak/>
        <w:t>vector is thought to be associated with the movement of infected orchids (</w:t>
      </w:r>
      <w:proofErr w:type="spellStart"/>
      <w:r>
        <w:t>Dietzgen</w:t>
      </w:r>
      <w:proofErr w:type="spellEnd"/>
      <w:r>
        <w:t>, Freitas-</w:t>
      </w:r>
      <w:proofErr w:type="spellStart"/>
      <w:r>
        <w:t>Astúa</w:t>
      </w:r>
      <w:proofErr w:type="spellEnd"/>
      <w:r>
        <w:t>, et al. 2018).</w:t>
      </w:r>
    </w:p>
    <w:p w14:paraId="45DE88ED" w14:textId="77777777" w:rsidR="00991E89" w:rsidRDefault="00012664" w:rsidP="00F52413">
      <w:pPr>
        <w:pStyle w:val="BodyText"/>
        <w:spacing w:line="480" w:lineRule="auto"/>
      </w:pPr>
      <w:r>
        <w:t xml:space="preserve">OFV naturally infects 50+ </w:t>
      </w:r>
      <w:proofErr w:type="spellStart"/>
      <w:r>
        <w:t>spp</w:t>
      </w:r>
      <w:proofErr w:type="spellEnd"/>
      <w:r>
        <w:t xml:space="preserve"> of </w:t>
      </w:r>
      <w:proofErr w:type="spellStart"/>
      <w:r>
        <w:t>Orchidaceae</w:t>
      </w:r>
      <w:proofErr w:type="spellEnd"/>
      <w:r>
        <w:t xml:space="preserve"> (Kitajima et al. 2010, Peng et al. 2013), some </w:t>
      </w:r>
      <w:proofErr w:type="spellStart"/>
      <w:r>
        <w:t>Ruscaceae</w:t>
      </w:r>
      <w:proofErr w:type="spellEnd"/>
      <w:r>
        <w:t xml:space="preserve"> (Mei et al. 2016), and </w:t>
      </w:r>
      <w:r>
        <w:rPr>
          <w:i/>
        </w:rPr>
        <w:t>Citrus</w:t>
      </w:r>
      <w:r>
        <w:t xml:space="preserve"> (García-Escamilla et al. 2018, Beltran-Beltran et al. 2020). Mechanical transmission of OFV is possible under lab conditions to various </w:t>
      </w:r>
      <w:r>
        <w:rPr>
          <w:i/>
        </w:rPr>
        <w:t>Chenopodiaceae</w:t>
      </w:r>
      <w:r>
        <w:t xml:space="preserve">, </w:t>
      </w:r>
      <w:proofErr w:type="spellStart"/>
      <w:r>
        <w:rPr>
          <w:i/>
        </w:rPr>
        <w:t>Aizoaceae</w:t>
      </w:r>
      <w:proofErr w:type="spellEnd"/>
      <w:r>
        <w:t xml:space="preserve">, </w:t>
      </w:r>
      <w:r>
        <w:rPr>
          <w:i/>
        </w:rPr>
        <w:t>Fabaceae</w:t>
      </w:r>
      <w:r>
        <w:t xml:space="preserve">, and </w:t>
      </w:r>
      <w:r>
        <w:rPr>
          <w:i/>
        </w:rPr>
        <w:t>Solanaceae</w:t>
      </w:r>
      <w:r>
        <w:t xml:space="preserve"> (Chang et al. 1976, Kondo et al. 2003, Peng et al. 2013).</w:t>
      </w:r>
    </w:p>
    <w:p w14:paraId="122930E8" w14:textId="273A4A1C" w:rsidR="001254F1" w:rsidRDefault="001254F1" w:rsidP="00F52413">
      <w:pPr>
        <w:pStyle w:val="BodyText"/>
        <w:spacing w:line="480" w:lineRule="auto"/>
      </w:pPr>
      <w:commentRangeStart w:id="3"/>
      <w:commentRangeEnd w:id="3"/>
      <w:r>
        <w:rPr>
          <w:rStyle w:val="CommentReference"/>
        </w:rPr>
        <w:commentReference w:id="3"/>
      </w:r>
      <w:r w:rsidR="00012664">
        <w:t xml:space="preserve"> </w:t>
      </w:r>
    </w:p>
    <w:p w14:paraId="54332988" w14:textId="4042B97F" w:rsidR="0024087F" w:rsidRDefault="00012664" w:rsidP="00F52413">
      <w:pPr>
        <w:pStyle w:val="BodyText"/>
        <w:spacing w:line="480" w:lineRule="auto"/>
      </w:pPr>
      <w:proofErr w:type="gramStart"/>
      <w:r>
        <w:t>On</w:t>
      </w:r>
      <w:proofErr w:type="gramEnd"/>
      <w:r>
        <w:t xml:space="preserve"> June 2020, chlorotic ringspot symptoms were observed on</w:t>
      </w:r>
      <w:r w:rsidR="0024087F">
        <w:t xml:space="preserve"> the </w:t>
      </w:r>
      <w:proofErr w:type="spellStart"/>
      <w:r w:rsidR="0024087F">
        <w:t>liriopogon</w:t>
      </w:r>
      <w:proofErr w:type="spellEnd"/>
      <w:r>
        <w:t xml:space="preserve"> Giant Lilyturf </w:t>
      </w:r>
      <w:r>
        <w:rPr>
          <w:i/>
        </w:rPr>
        <w:t>Liriope</w:t>
      </w:r>
      <w:r>
        <w:t xml:space="preserve"> spp., cv. ‘Gigantea’</w:t>
      </w:r>
      <w:r w:rsidR="00137B18">
        <w:t xml:space="preserve"> </w:t>
      </w:r>
      <w:r w:rsidR="00A702C3">
        <w:t>(</w:t>
      </w:r>
      <w:r w:rsidR="00137B18">
        <w:t xml:space="preserve">‘Giant Lilyturf’ have been traditionally classified as </w:t>
      </w:r>
      <w:r w:rsidR="00137B18">
        <w:rPr>
          <w:i/>
        </w:rPr>
        <w:t>Liriope gigantea</w:t>
      </w:r>
      <w:r w:rsidR="00137B18">
        <w:t xml:space="preserve"> (Broussard 2007, </w:t>
      </w:r>
      <w:proofErr w:type="spellStart"/>
      <w:r w:rsidR="00137B18">
        <w:t>Fantz</w:t>
      </w:r>
      <w:proofErr w:type="spellEnd"/>
      <w:r w:rsidR="00137B18">
        <w:t xml:space="preserve"> et al. 2015), but Wang et al. (2014) and </w:t>
      </w:r>
      <w:proofErr w:type="spellStart"/>
      <w:r w:rsidR="00137B18">
        <w:t>Masiero</w:t>
      </w:r>
      <w:proofErr w:type="spellEnd"/>
      <w:r w:rsidR="00137B18">
        <w:t xml:space="preserve"> et al. (2020) consider Giant Lilyturf to be a cultivar of </w:t>
      </w:r>
      <w:r w:rsidR="00137B18">
        <w:rPr>
          <w:i/>
        </w:rPr>
        <w:t xml:space="preserve">Liriope </w:t>
      </w:r>
      <w:proofErr w:type="spellStart"/>
      <w:r w:rsidR="00137B18">
        <w:rPr>
          <w:i/>
        </w:rPr>
        <w:t>muscari</w:t>
      </w:r>
      <w:proofErr w:type="spellEnd"/>
      <w:r>
        <w:t xml:space="preserve">) in the landscape of Leon County, Florida. </w:t>
      </w:r>
      <w:proofErr w:type="spellStart"/>
      <w:r w:rsidR="0024087F" w:rsidRPr="00E42CD4">
        <w:t>Liriopogons</w:t>
      </w:r>
      <w:proofErr w:type="spellEnd"/>
      <w:r w:rsidR="0024087F" w:rsidRPr="00E42CD4">
        <w:t xml:space="preserve"> encompasses the genera </w:t>
      </w:r>
      <w:r w:rsidR="0024087F" w:rsidRPr="00E42CD4">
        <w:rPr>
          <w:i/>
          <w:iCs/>
          <w:color w:val="000000"/>
        </w:rPr>
        <w:t xml:space="preserve">Liriope </w:t>
      </w:r>
      <w:r w:rsidR="0024087F" w:rsidRPr="00B21608">
        <w:rPr>
          <w:color w:val="000000"/>
        </w:rPr>
        <w:t>sp</w:t>
      </w:r>
      <w:r w:rsidR="0024087F" w:rsidRPr="00E42CD4">
        <w:rPr>
          <w:i/>
          <w:iCs/>
          <w:color w:val="000000"/>
        </w:rPr>
        <w:t>.</w:t>
      </w:r>
      <w:r w:rsidR="0024087F" w:rsidRPr="00E42CD4">
        <w:rPr>
          <w:color w:val="000000"/>
        </w:rPr>
        <w:t xml:space="preserve"> and </w:t>
      </w:r>
      <w:r w:rsidR="0024087F" w:rsidRPr="00E42CD4">
        <w:rPr>
          <w:i/>
          <w:iCs/>
          <w:color w:val="000000"/>
        </w:rPr>
        <w:t xml:space="preserve">Ophiopogon </w:t>
      </w:r>
      <w:r w:rsidR="0024087F" w:rsidRPr="00B21608">
        <w:rPr>
          <w:color w:val="000000"/>
        </w:rPr>
        <w:t>sp</w:t>
      </w:r>
      <w:r w:rsidR="0024087F" w:rsidRPr="00E42CD4">
        <w:rPr>
          <w:i/>
          <w:iCs/>
          <w:color w:val="000000"/>
        </w:rPr>
        <w:t>.</w:t>
      </w:r>
      <w:r w:rsidR="0024087F" w:rsidRPr="00E42CD4">
        <w:rPr>
          <w:color w:val="000000"/>
        </w:rPr>
        <w:t xml:space="preserve"> and are often referred to the common names: monkey grasses, Aztec grasses, lilyturf etc</w:t>
      </w:r>
      <w:r w:rsidR="0024087F">
        <w:rPr>
          <w:color w:val="000000"/>
        </w:rPr>
        <w:t>.</w:t>
      </w:r>
      <w:r w:rsidR="0024087F" w:rsidRPr="00E42CD4">
        <w:rPr>
          <w:color w:val="000000"/>
        </w:rPr>
        <w:t xml:space="preserve"> Native to southeast Asia, </w:t>
      </w:r>
      <w:r w:rsidR="0024087F" w:rsidRPr="00E42CD4">
        <w:rPr>
          <w:i/>
          <w:iCs/>
          <w:color w:val="000000"/>
        </w:rPr>
        <w:t xml:space="preserve">Liriope </w:t>
      </w:r>
      <w:r w:rsidR="0024087F" w:rsidRPr="00224661">
        <w:rPr>
          <w:color w:val="000000"/>
        </w:rPr>
        <w:t xml:space="preserve">sp. </w:t>
      </w:r>
      <w:r w:rsidR="0024087F" w:rsidRPr="00E42CD4">
        <w:rPr>
          <w:color w:val="000000"/>
        </w:rPr>
        <w:t xml:space="preserve">contains eight species of which four are commonly cultivated, and </w:t>
      </w:r>
      <w:r w:rsidR="0024087F" w:rsidRPr="00E42CD4">
        <w:rPr>
          <w:i/>
          <w:iCs/>
          <w:color w:val="000000"/>
        </w:rPr>
        <w:t>Ophiopogon</w:t>
      </w:r>
      <w:r w:rsidR="0024087F" w:rsidRPr="00E42CD4">
        <w:rPr>
          <w:color w:val="000000"/>
        </w:rPr>
        <w:t xml:space="preserve"> sp. consists of about 65 species but only a handful are commonly cultivated (</w:t>
      </w:r>
      <w:proofErr w:type="spellStart"/>
      <w:r w:rsidR="0024087F" w:rsidRPr="00E42CD4">
        <w:rPr>
          <w:color w:val="000000"/>
        </w:rPr>
        <w:t>Lattier</w:t>
      </w:r>
      <w:proofErr w:type="spellEnd"/>
      <w:r w:rsidR="0024087F" w:rsidRPr="00E42CD4">
        <w:rPr>
          <w:color w:val="000000"/>
        </w:rPr>
        <w:t xml:space="preserve"> et al., 2014; </w:t>
      </w:r>
      <w:proofErr w:type="spellStart"/>
      <w:r w:rsidR="0024087F" w:rsidRPr="00E42CD4">
        <w:rPr>
          <w:color w:val="000000"/>
        </w:rPr>
        <w:t>Nesom</w:t>
      </w:r>
      <w:proofErr w:type="spellEnd"/>
      <w:r w:rsidR="0024087F" w:rsidRPr="00E42CD4">
        <w:rPr>
          <w:color w:val="000000"/>
        </w:rPr>
        <w:t xml:space="preserve"> 2010). </w:t>
      </w:r>
      <w:proofErr w:type="spellStart"/>
      <w:r w:rsidR="0024087F" w:rsidRPr="00E42CD4">
        <w:rPr>
          <w:color w:val="000000"/>
        </w:rPr>
        <w:t>Liripogons</w:t>
      </w:r>
      <w:proofErr w:type="spellEnd"/>
      <w:r w:rsidR="0024087F" w:rsidRPr="00E42CD4">
        <w:t xml:space="preserve"> are the most important ground cover sold by the nursery industry in southeastern US </w:t>
      </w:r>
      <w:r w:rsidR="0024087F" w:rsidRPr="00E42CD4">
        <w:rPr>
          <w:color w:val="000000"/>
        </w:rPr>
        <w:t>(</w:t>
      </w:r>
      <w:proofErr w:type="spellStart"/>
      <w:r w:rsidR="0024087F" w:rsidRPr="00E42CD4">
        <w:rPr>
          <w:color w:val="000000"/>
        </w:rPr>
        <w:t>Mcharo</w:t>
      </w:r>
      <w:proofErr w:type="spellEnd"/>
      <w:r w:rsidR="0024087F" w:rsidRPr="00E42CD4">
        <w:rPr>
          <w:color w:val="000000"/>
        </w:rPr>
        <w:t xml:space="preserve"> et al., 2003)</w:t>
      </w:r>
      <w:r w:rsidR="0024087F" w:rsidRPr="00E42CD4">
        <w:t xml:space="preserve">. They are characterized by evergreen long grass-like leaves, erected </w:t>
      </w:r>
      <w:proofErr w:type="gramStart"/>
      <w:r w:rsidR="0024087F" w:rsidRPr="00E42CD4">
        <w:t>flowers</w:t>
      </w:r>
      <w:proofErr w:type="gramEnd"/>
      <w:r w:rsidR="0024087F" w:rsidRPr="00E42CD4">
        <w:t xml:space="preserve"> and berry like fruits.</w:t>
      </w:r>
    </w:p>
    <w:p w14:paraId="4721A053" w14:textId="5AD30345" w:rsidR="00991E89" w:rsidRDefault="00012664" w:rsidP="00F52413">
      <w:pPr>
        <w:pStyle w:val="BodyText"/>
        <w:spacing w:line="480" w:lineRule="auto"/>
        <w:ind w:firstLine="720"/>
      </w:pPr>
      <w:r>
        <w:t>Plant samples were initially tested at the Plant Disease Diagnostic Clinic at the North Florida Research and Education Center (NFREC) in Quincy, FL. The plant samples were tested for a wide range of pathogens</w:t>
      </w:r>
      <w:r w:rsidR="001254F1">
        <w:t xml:space="preserve"> including </w:t>
      </w:r>
      <w:commentRangeStart w:id="4"/>
      <w:r w:rsidR="001254F1">
        <w:t>XXXX</w:t>
      </w:r>
      <w:commentRangeEnd w:id="4"/>
      <w:r w:rsidR="001254F1">
        <w:rPr>
          <w:rStyle w:val="CommentReference"/>
        </w:rPr>
        <w:commentReference w:id="4"/>
      </w:r>
      <w:r>
        <w:t xml:space="preserve">, but the results were inconclusive. </w:t>
      </w:r>
      <w:commentRangeStart w:id="5"/>
      <w:r>
        <w:t xml:space="preserve">The </w:t>
      </w:r>
      <w:r>
        <w:lastRenderedPageBreak/>
        <w:t>infected materials were subsequently sent to the Florida Department of Agriculture and Consumer Services (FDACS)</w:t>
      </w:r>
      <w:r w:rsidR="001254F1">
        <w:t xml:space="preserve"> that </w:t>
      </w:r>
      <w:r>
        <w:t xml:space="preserve">determined the pathogen to be </w:t>
      </w:r>
      <w:r>
        <w:rPr>
          <w:i/>
        </w:rPr>
        <w:t xml:space="preserve">Orchid fleck </w:t>
      </w:r>
      <w:proofErr w:type="spellStart"/>
      <w:r>
        <w:rPr>
          <w:i/>
        </w:rPr>
        <w:t>dichorhavirus</w:t>
      </w:r>
      <w:proofErr w:type="spellEnd"/>
      <w:r>
        <w:t xml:space="preserve"> </w:t>
      </w:r>
      <w:commentRangeEnd w:id="5"/>
      <w:r w:rsidR="0063791F">
        <w:rPr>
          <w:rStyle w:val="CommentReference"/>
        </w:rPr>
        <w:commentReference w:id="5"/>
      </w:r>
      <w:commentRangeStart w:id="6"/>
      <w:r>
        <w:t xml:space="preserve">OFV-2 via RT-qPCR </w:t>
      </w:r>
      <w:commentRangeEnd w:id="6"/>
      <w:r w:rsidR="00610399">
        <w:rPr>
          <w:rStyle w:val="CommentReference"/>
        </w:rPr>
        <w:commentReference w:id="6"/>
      </w:r>
      <w:r>
        <w:t xml:space="preserve">with a partial sequence match, following the procedures described by Kubo et al. (2009). Further samples were taken from other </w:t>
      </w:r>
      <w:r>
        <w:rPr>
          <w:i/>
        </w:rPr>
        <w:t>Liriope</w:t>
      </w:r>
      <w:r>
        <w:t xml:space="preserve"> spp., </w:t>
      </w:r>
      <w:r>
        <w:rPr>
          <w:i/>
        </w:rPr>
        <w:t>Ophiopogon</w:t>
      </w:r>
      <w:r>
        <w:t xml:space="preserve"> spp., as well as </w:t>
      </w:r>
      <w:r>
        <w:rPr>
          <w:i/>
        </w:rPr>
        <w:t>Aspidistra elatior</w:t>
      </w:r>
      <w:r>
        <w:t xml:space="preserve"> Blume (</w:t>
      </w:r>
      <w:proofErr w:type="spellStart"/>
      <w:r>
        <w:t>Asparagales</w:t>
      </w:r>
      <w:proofErr w:type="spellEnd"/>
      <w:r>
        <w:t xml:space="preserve">: </w:t>
      </w:r>
      <w:proofErr w:type="spellStart"/>
      <w:r>
        <w:t>Ruscaceae</w:t>
      </w:r>
      <w:proofErr w:type="spellEnd"/>
      <w:r>
        <w:t>) in Leon county. All symptomatic plants</w:t>
      </w:r>
      <w:r w:rsidR="007420E2">
        <w:t xml:space="preserve"> were</w:t>
      </w:r>
      <w:r>
        <w:t xml:space="preserve"> tested positive for </w:t>
      </w:r>
      <w:commentRangeStart w:id="7"/>
      <w:r>
        <w:t>OFV</w:t>
      </w:r>
      <w:commentRangeEnd w:id="7"/>
      <w:r w:rsidR="00071BD3">
        <w:rPr>
          <w:rStyle w:val="CommentReference"/>
        </w:rPr>
        <w:commentReference w:id="7"/>
      </w:r>
      <w:r>
        <w:t>.</w:t>
      </w:r>
    </w:p>
    <w:p w14:paraId="701077C7" w14:textId="5D71F20C" w:rsidR="00991E89" w:rsidRDefault="00012664" w:rsidP="00F52413">
      <w:pPr>
        <w:pStyle w:val="BodyText"/>
        <w:spacing w:line="480" w:lineRule="auto"/>
      </w:pPr>
      <w:r>
        <w:t xml:space="preserve">More cases of OFV-infected </w:t>
      </w:r>
      <w:proofErr w:type="spellStart"/>
      <w:r>
        <w:t>ruscaceae</w:t>
      </w:r>
      <w:proofErr w:type="spellEnd"/>
      <w:r>
        <w:t xml:space="preserve"> were observed in subsequent visits to the initial site of collection</w:t>
      </w:r>
      <w:r w:rsidR="00C1476C">
        <w:t xml:space="preserve"> </w:t>
      </w:r>
      <w:commentRangeStart w:id="8"/>
      <w:r w:rsidR="00C1476C">
        <w:t>(Fig. 2)</w:t>
      </w:r>
      <w:commentRangeEnd w:id="8"/>
      <w:r w:rsidR="00C1476C">
        <w:rPr>
          <w:rStyle w:val="CommentReference"/>
        </w:rPr>
        <w:commentReference w:id="8"/>
      </w:r>
      <w:r>
        <w:t xml:space="preserve">. After a brief search, it appears that the disease is widely distributed in Florida, with symptomatic plants found in Leon, </w:t>
      </w:r>
      <w:proofErr w:type="gramStart"/>
      <w:r>
        <w:t>Alachua</w:t>
      </w:r>
      <w:proofErr w:type="gramEnd"/>
      <w:r>
        <w:t xml:space="preserve"> and Duval counties.</w:t>
      </w:r>
    </w:p>
    <w:p w14:paraId="42CFEF26" w14:textId="6C315F81" w:rsidR="00991E89" w:rsidRDefault="00071BD3" w:rsidP="00F52413">
      <w:pPr>
        <w:pStyle w:val="BodyText"/>
        <w:spacing w:line="480" w:lineRule="auto"/>
      </w:pPr>
      <w:commentRangeStart w:id="9"/>
      <w:commentRangeEnd w:id="9"/>
      <w:r>
        <w:rPr>
          <w:rStyle w:val="CommentReference"/>
        </w:rPr>
        <w:commentReference w:id="9"/>
      </w:r>
      <w:commentRangeStart w:id="10"/>
      <w:commentRangeEnd w:id="10"/>
      <w:r w:rsidR="00610399">
        <w:rPr>
          <w:rStyle w:val="CommentReference"/>
        </w:rPr>
        <w:commentReference w:id="10"/>
      </w:r>
      <w:r w:rsidR="00012664">
        <w:t xml:space="preserve"> </w:t>
      </w:r>
    </w:p>
    <w:p w14:paraId="3E166756" w14:textId="7BC0D5EC" w:rsidR="00991E89" w:rsidRDefault="00012664" w:rsidP="00F52413">
      <w:pPr>
        <w:pStyle w:val="BodyText"/>
        <w:spacing w:line="480" w:lineRule="auto"/>
      </w:pPr>
      <w:r>
        <w:t xml:space="preserve">In addition, flat mites were collected from symptomatic plants and initially identified as </w:t>
      </w:r>
      <w:proofErr w:type="spellStart"/>
      <w:r>
        <w:rPr>
          <w:i/>
        </w:rPr>
        <w:t>Brevipalpus</w:t>
      </w:r>
      <w:proofErr w:type="spellEnd"/>
      <w:r>
        <w:rPr>
          <w:i/>
        </w:rPr>
        <w:t xml:space="preserve"> </w:t>
      </w:r>
      <w:proofErr w:type="spellStart"/>
      <w:r>
        <w:rPr>
          <w:i/>
        </w:rPr>
        <w:t>californicus</w:t>
      </w:r>
      <w:proofErr w:type="spellEnd"/>
      <w:r>
        <w:t xml:space="preserve"> (Banks) </w:t>
      </w:r>
      <w:proofErr w:type="spellStart"/>
      <w:r>
        <w:rPr>
          <w:i/>
        </w:rPr>
        <w:t>sensu</w:t>
      </w:r>
      <w:proofErr w:type="spellEnd"/>
      <w:r>
        <w:rPr>
          <w:i/>
        </w:rPr>
        <w:t xml:space="preserve"> </w:t>
      </w:r>
      <w:proofErr w:type="spellStart"/>
      <w:r>
        <w:rPr>
          <w:i/>
        </w:rPr>
        <w:t>lato</w:t>
      </w:r>
      <w:proofErr w:type="spellEnd"/>
      <w:r>
        <w:t xml:space="preserve"> with phase contrast microscopy at the NFREC. </w:t>
      </w:r>
      <w:proofErr w:type="spellStart"/>
      <w:r>
        <w:rPr>
          <w:i/>
        </w:rPr>
        <w:t>Brevipalpus</w:t>
      </w:r>
      <w:proofErr w:type="spellEnd"/>
      <w:r>
        <w:t xml:space="preserve"> mites are widespread and known to feed on a large variety of </w:t>
      </w:r>
      <w:proofErr w:type="gramStart"/>
      <w:r>
        <w:t>economically-important</w:t>
      </w:r>
      <w:proofErr w:type="gramEnd"/>
      <w:r>
        <w:t xml:space="preserve"> plants (Childers et al. 2003, </w:t>
      </w:r>
      <w:proofErr w:type="spellStart"/>
      <w:r>
        <w:t>Akyazi</w:t>
      </w:r>
      <w:proofErr w:type="spellEnd"/>
      <w:r>
        <w:t xml:space="preserve"> et al. 2017). </w:t>
      </w:r>
      <w:r w:rsidR="0007714B">
        <w:t>Identification</w:t>
      </w:r>
      <w:r w:rsidR="00B10566">
        <w:t xml:space="preserve"> confirmation was made by</w:t>
      </w:r>
      <w:r>
        <w:t xml:space="preserve"> Dr. Sam Bolton at the FDACS, who verified the </w:t>
      </w:r>
      <w:r>
        <w:rPr>
          <w:i/>
        </w:rPr>
        <w:t xml:space="preserve">B. </w:t>
      </w:r>
      <w:proofErr w:type="spellStart"/>
      <w:r>
        <w:rPr>
          <w:i/>
        </w:rPr>
        <w:t>californicus</w:t>
      </w:r>
      <w:proofErr w:type="spellEnd"/>
      <w:r>
        <w:t xml:space="preserve"> group using Differential Interference Contrast (DIC) microscopy. Light microscopy is not considered sufficient to verify species identity in this group, so additional samples of the mites were sent </w:t>
      </w:r>
      <w:proofErr w:type="gramStart"/>
      <w:r>
        <w:t>to  the</w:t>
      </w:r>
      <w:proofErr w:type="gramEnd"/>
      <w:r>
        <w:t xml:space="preserve"> Electron &amp; Confocal Microscopy Unit at the United States Department of Agriculture in Beltsville, Maryland. The mites were observed with cryo-Scanning Electron Microscopy techniques. Cryo-SEM revealed that </w:t>
      </w:r>
      <w:commentRangeStart w:id="11"/>
      <w:r>
        <w:t xml:space="preserve">these mites may be a new subspecies in the </w:t>
      </w:r>
      <w:proofErr w:type="spellStart"/>
      <w:r>
        <w:rPr>
          <w:i/>
        </w:rPr>
        <w:t>Brevipalpus</w:t>
      </w:r>
      <w:proofErr w:type="spellEnd"/>
      <w:r>
        <w:t xml:space="preserve"> group, associated with </w:t>
      </w:r>
      <w:proofErr w:type="spellStart"/>
      <w:r>
        <w:t>ruscaceae</w:t>
      </w:r>
      <w:proofErr w:type="spellEnd"/>
      <w:r w:rsidR="00134962">
        <w:t xml:space="preserve"> (Fig. 3)</w:t>
      </w:r>
      <w:r>
        <w:t>.</w:t>
      </w:r>
      <w:commentRangeEnd w:id="11"/>
      <w:r w:rsidR="008E31B3">
        <w:rPr>
          <w:rStyle w:val="CommentReference"/>
        </w:rPr>
        <w:commentReference w:id="11"/>
      </w:r>
    </w:p>
    <w:p w14:paraId="7C87229C" w14:textId="6A3EC1D8" w:rsidR="00991E89" w:rsidRDefault="00012664" w:rsidP="00F52413">
      <w:pPr>
        <w:pStyle w:val="BodyText"/>
        <w:spacing w:line="480" w:lineRule="auto"/>
      </w:pPr>
      <w:r>
        <w:t xml:space="preserve"> </w:t>
      </w:r>
    </w:p>
    <w:p w14:paraId="6747A8BD" w14:textId="77777777" w:rsidR="00991E89" w:rsidRDefault="00012664" w:rsidP="00F52413">
      <w:pPr>
        <w:pStyle w:val="BodyText"/>
        <w:spacing w:line="480" w:lineRule="auto"/>
      </w:pPr>
      <w:r>
        <w:lastRenderedPageBreak/>
        <w:t xml:space="preserve">The earliest mention of a virus which may have been OFV is Ko et al. (1985), who detected nuclear inclusions caused by an undescribed bacilliform rhabdovirus. Ko et al. (1985) described the spoke-wheel configurations typically associated with OFV (see (Chang et al. 1976)), in </w:t>
      </w:r>
      <w:proofErr w:type="spellStart"/>
      <w:r>
        <w:rPr>
          <w:i/>
        </w:rPr>
        <w:t>Brassia</w:t>
      </w:r>
      <w:proofErr w:type="spellEnd"/>
      <w:r>
        <w:t xml:space="preserve"> orchids, but unfortunately made no mention of mites or further investigations of this virus.</w:t>
      </w:r>
    </w:p>
    <w:p w14:paraId="4321546B" w14:textId="77777777" w:rsidR="00991E89" w:rsidRDefault="00012664" w:rsidP="00F52413">
      <w:pPr>
        <w:pStyle w:val="BodyText"/>
        <w:spacing w:line="480" w:lineRule="auto"/>
      </w:pPr>
      <w:r>
        <w:t xml:space="preserve">The first certain report of OFV in the US was made by </w:t>
      </w:r>
      <w:proofErr w:type="spellStart"/>
      <w:r>
        <w:t>Bratsch</w:t>
      </w:r>
      <w:proofErr w:type="spellEnd"/>
      <w:r>
        <w:t xml:space="preserve"> et al. (2015), who confirmed the presence of OFV in </w:t>
      </w:r>
      <w:r>
        <w:rPr>
          <w:i/>
        </w:rPr>
        <w:t>Phalaenopsis</w:t>
      </w:r>
      <w:r>
        <w:t xml:space="preserve"> hybrids in the US, using TEM of ultrathin sections of plant tissue as well as molecular sequence analysis. In addition, </w:t>
      </w:r>
      <w:proofErr w:type="spellStart"/>
      <w:r>
        <w:t>Bratsch</w:t>
      </w:r>
      <w:proofErr w:type="spellEnd"/>
      <w:r>
        <w:t xml:space="preserve"> et al. (2015) detected </w:t>
      </w:r>
      <w:proofErr w:type="spellStart"/>
      <w:r>
        <w:rPr>
          <w:i/>
        </w:rPr>
        <w:t>Brevipalpus</w:t>
      </w:r>
      <w:proofErr w:type="spellEnd"/>
      <w:r>
        <w:t xml:space="preserve"> mites and their exoskeletons associated with OFV-infected plants. It appears that </w:t>
      </w:r>
      <w:proofErr w:type="spellStart"/>
      <w:r>
        <w:t>Bratsch</w:t>
      </w:r>
      <w:proofErr w:type="spellEnd"/>
      <w:r>
        <w:t xml:space="preserve"> et al. (2015) did not make a conclusive species identification, but did cite Kondo et al. (2003), suggesting that they suspected </w:t>
      </w:r>
      <w:r>
        <w:rPr>
          <w:i/>
        </w:rPr>
        <w:t xml:space="preserve">B. </w:t>
      </w:r>
      <w:proofErr w:type="spellStart"/>
      <w:r>
        <w:rPr>
          <w:i/>
        </w:rPr>
        <w:t>californicus</w:t>
      </w:r>
      <w:proofErr w:type="spellEnd"/>
      <w:r>
        <w:t xml:space="preserve"> as their vector.</w:t>
      </w:r>
    </w:p>
    <w:p w14:paraId="70B06D14" w14:textId="77777777" w:rsidR="00991E89" w:rsidRDefault="00012664" w:rsidP="00F52413">
      <w:pPr>
        <w:pStyle w:val="BodyText"/>
        <w:spacing w:line="480" w:lineRule="auto"/>
      </w:pPr>
      <w:r>
        <w:t xml:space="preserve">OFV has been reported in other </w:t>
      </w:r>
      <w:proofErr w:type="spellStart"/>
      <w:r>
        <w:t>ruscaceae</w:t>
      </w:r>
      <w:proofErr w:type="spellEnd"/>
      <w:r>
        <w:t xml:space="preserve"> in Australia (Mei et al. 2016, </w:t>
      </w:r>
      <w:proofErr w:type="spellStart"/>
      <w:r>
        <w:t>Dietzgen</w:t>
      </w:r>
      <w:proofErr w:type="spellEnd"/>
      <w:r>
        <w:t xml:space="preserve">, </w:t>
      </w:r>
      <w:proofErr w:type="spellStart"/>
      <w:r>
        <w:t>Tassi</w:t>
      </w:r>
      <w:proofErr w:type="spellEnd"/>
      <w:r>
        <w:t xml:space="preserve">, et al. 2018), including </w:t>
      </w:r>
      <w:r>
        <w:rPr>
          <w:i/>
        </w:rPr>
        <w:t>Liriope spicata</w:t>
      </w:r>
      <w:r>
        <w:t xml:space="preserve"> (</w:t>
      </w:r>
      <w:proofErr w:type="spellStart"/>
      <w:r>
        <w:t>Thunb</w:t>
      </w:r>
      <w:proofErr w:type="spellEnd"/>
      <w:r>
        <w:t xml:space="preserve">.) </w:t>
      </w:r>
      <w:proofErr w:type="spellStart"/>
      <w:r>
        <w:t>Lour</w:t>
      </w:r>
      <w:proofErr w:type="spellEnd"/>
      <w:r>
        <w:t xml:space="preserve">. (Mei et al. 2016). We are not aware of any record which reports OFV infection in </w:t>
      </w:r>
      <w:r>
        <w:rPr>
          <w:i/>
        </w:rPr>
        <w:t>Ophiopogon</w:t>
      </w:r>
      <w:r>
        <w:t xml:space="preserve"> plants. Unfortunately, </w:t>
      </w:r>
      <w:proofErr w:type="spellStart"/>
      <w:r>
        <w:t>liriopogons</w:t>
      </w:r>
      <w:proofErr w:type="spellEnd"/>
      <w:r>
        <w:t xml:space="preserve"> species are very similar in appearance and growth habit, with few useful characters used for their classification (</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horticultural confusion created by humans, natural hybrids between </w:t>
      </w:r>
      <w:r>
        <w:rPr>
          <w:i/>
        </w:rPr>
        <w:t>Ophiopogon</w:t>
      </w:r>
      <w:r>
        <w:t xml:space="preserve"> and </w:t>
      </w:r>
      <w:r>
        <w:rPr>
          <w:i/>
        </w:rPr>
        <w:t>Liriope</w:t>
      </w:r>
      <w:r>
        <w:t xml:space="preserve"> have created another source of confusion for phylogeny (Zhou et al. 2009). Together, these factors make it difficult to differentiate and identify species in the landscape. These sources of error may be accounted for in the future via sequence comparisons of the OFV-infected plants, but these comparisons are beyond the scope of our </w:t>
      </w:r>
      <w:r>
        <w:lastRenderedPageBreak/>
        <w:t xml:space="preserve">current report. Nonetheless, we are confident that ours is the first report of OFV infecting </w:t>
      </w:r>
      <w:r>
        <w:rPr>
          <w:i/>
        </w:rPr>
        <w:t>Aspidistra elatior</w:t>
      </w:r>
      <w:r>
        <w:t xml:space="preserve">; although (Zheng et al. 2013) mentions the association of </w:t>
      </w:r>
      <w:r>
        <w:rPr>
          <w:i/>
        </w:rPr>
        <w:t xml:space="preserve">B. </w:t>
      </w:r>
      <w:proofErr w:type="spellStart"/>
      <w:r>
        <w:rPr>
          <w:i/>
        </w:rPr>
        <w:t>californicus</w:t>
      </w:r>
      <w:proofErr w:type="spellEnd"/>
      <w:r>
        <w:t xml:space="preserve"> with </w:t>
      </w:r>
      <w:r>
        <w:rPr>
          <w:i/>
        </w:rPr>
        <w:t>A. elatior</w:t>
      </w:r>
      <w:r>
        <w:t xml:space="preserve"> they make no mention of OFV symptoms in this plant.</w:t>
      </w:r>
    </w:p>
    <w:p w14:paraId="3B557ACC" w14:textId="049F6D97" w:rsidR="00991E89" w:rsidRDefault="00012664" w:rsidP="00F52413">
      <w:pPr>
        <w:pStyle w:val="BodyText"/>
        <w:spacing w:line="480" w:lineRule="auto"/>
      </w:pPr>
      <w:r>
        <w:t xml:space="preserve">Detecting OFV in Florida represents a concern for horticulturalist which grow susceptible plants of economic importance such as </w:t>
      </w:r>
      <w:r>
        <w:rPr>
          <w:i/>
        </w:rPr>
        <w:t>Liriope</w:t>
      </w:r>
      <w:r>
        <w:t xml:space="preserve">, </w:t>
      </w:r>
      <w:r>
        <w:rPr>
          <w:i/>
        </w:rPr>
        <w:t>Ophiopogon</w:t>
      </w:r>
      <w:r>
        <w:t xml:space="preserve">, and other susceptible </w:t>
      </w:r>
      <w:proofErr w:type="spellStart"/>
      <w:r w:rsidRPr="00F52413">
        <w:rPr>
          <w:i/>
          <w:iCs/>
        </w:rPr>
        <w:t>Asparagales</w:t>
      </w:r>
      <w:proofErr w:type="spellEnd"/>
      <w:r>
        <w:t xml:space="preserve"> spp. which are commonly used in landscaping. Florida is also home to a plethora of native and naturalized orchid species, many of which are threatened, including the famous Ghost Orchid, </w:t>
      </w:r>
      <w:proofErr w:type="spellStart"/>
      <w:r>
        <w:rPr>
          <w:i/>
        </w:rPr>
        <w:t>Dendrophylax</w:t>
      </w:r>
      <w:proofErr w:type="spellEnd"/>
      <w:r>
        <w:rPr>
          <w:i/>
        </w:rPr>
        <w:t xml:space="preserve"> </w:t>
      </w:r>
      <w:proofErr w:type="spellStart"/>
      <w:r>
        <w:rPr>
          <w:i/>
        </w:rPr>
        <w:t>lindenii</w:t>
      </w:r>
      <w:proofErr w:type="spellEnd"/>
      <w:r>
        <w:t xml:space="preserve"> (</w:t>
      </w:r>
      <w:proofErr w:type="spellStart"/>
      <w:r>
        <w:t>Lindl</w:t>
      </w:r>
      <w:proofErr w:type="spellEnd"/>
      <w:r>
        <w:t xml:space="preserve">.) </w:t>
      </w:r>
      <w:proofErr w:type="spellStart"/>
      <w:r>
        <w:t>Benth</w:t>
      </w:r>
      <w:proofErr w:type="spellEnd"/>
      <w:r>
        <w:t>. ex Rolfe. Furthermore, OFV represents an obstacle to overcome for the burgeoning interest in cultivating Vanilla in southern Florida (Chambers et al. 2019). Lastly, some OFV isolates</w:t>
      </w:r>
      <w:r w:rsidR="00F23F10">
        <w:t>, including OFV-2</w:t>
      </w:r>
      <w:r w:rsidR="006D292E">
        <w:t>,</w:t>
      </w:r>
      <w:r>
        <w:t xml:space="preserve"> are known to be involved with nuclear types of Citrus Leprosis (Roy et al. 2015), which may be a cause for concern for the citrus industry. In fact, Kitajima et al. (2011) found that the Citrus Leprosis virus which previously affected Florida citrus was a nuclear type of citrus leprosis, which are closely related to OFV strains (Roy et al. 2013). </w:t>
      </w:r>
      <w:r>
        <w:rPr>
          <w:i/>
        </w:rPr>
        <w:t xml:space="preserve">B. </w:t>
      </w:r>
      <w:proofErr w:type="spellStart"/>
      <w:r>
        <w:rPr>
          <w:i/>
        </w:rPr>
        <w:t>californicus</w:t>
      </w:r>
      <w:proofErr w:type="spellEnd"/>
      <w:r>
        <w:t xml:space="preserve"> and </w:t>
      </w:r>
      <w:r>
        <w:rPr>
          <w:i/>
        </w:rPr>
        <w:t xml:space="preserve">B. </w:t>
      </w:r>
      <w:proofErr w:type="spellStart"/>
      <w:r>
        <w:rPr>
          <w:i/>
        </w:rPr>
        <w:t>yothersi</w:t>
      </w:r>
      <w:proofErr w:type="spellEnd"/>
      <w:r>
        <w:t xml:space="preserve"> are both known vectors of </w:t>
      </w:r>
      <w:proofErr w:type="spellStart"/>
      <w:r>
        <w:t>Dichorhaviruses</w:t>
      </w:r>
      <w:proofErr w:type="spellEnd"/>
      <w:r>
        <w:t xml:space="preserve"> (OFV) and </w:t>
      </w:r>
      <w:proofErr w:type="spellStart"/>
      <w:r>
        <w:t>Cileviruses</w:t>
      </w:r>
      <w:proofErr w:type="spellEnd"/>
      <w:r>
        <w:t xml:space="preserve"> (Citrus Leprosis) (Knorr 1968, Kondo et al. 2003, Beltran-Beltran et al. 2020) and </w:t>
      </w:r>
      <w:r>
        <w:rPr>
          <w:i/>
        </w:rPr>
        <w:t xml:space="preserve">B. </w:t>
      </w:r>
      <w:proofErr w:type="spellStart"/>
      <w:r>
        <w:rPr>
          <w:i/>
        </w:rPr>
        <w:t>obovatus</w:t>
      </w:r>
      <w:proofErr w:type="spellEnd"/>
      <w:r>
        <w:t xml:space="preserve"> is a suspected vector as well (Childers et al. 2003). All three mite species/complexes are present in Florida (Childers et al. 2003, </w:t>
      </w:r>
      <w:proofErr w:type="spellStart"/>
      <w:r>
        <w:t>Akyazi</w:t>
      </w:r>
      <w:proofErr w:type="spellEnd"/>
      <w:r>
        <w:t xml:space="preserve"> et al. 2017) (see </w:t>
      </w:r>
      <w:r w:rsidRPr="00F52413">
        <w:rPr>
          <w:iCs/>
        </w:rPr>
        <w:t>Fig</w:t>
      </w:r>
      <w:r w:rsidR="006D292E">
        <w:rPr>
          <w:iCs/>
        </w:rPr>
        <w:t>.</w:t>
      </w:r>
      <w:r w:rsidRPr="00F52413">
        <w:rPr>
          <w:iCs/>
        </w:rPr>
        <w:t xml:space="preserve"> 4</w:t>
      </w:r>
      <w:r>
        <w:t>), therefore it is critical to monitor the spread of Orchid Fleck Virus and its mite vector(s) to determine what risk this virus represents for plants in Florida and the surrounding regions.</w:t>
      </w:r>
    </w:p>
    <w:p w14:paraId="6B452F78" w14:textId="733BDF77" w:rsidR="006D292E" w:rsidRDefault="00012664" w:rsidP="00F52413">
      <w:pPr>
        <w:pStyle w:val="BodyText"/>
        <w:spacing w:line="480" w:lineRule="auto"/>
      </w:pPr>
      <w:r>
        <w:t xml:space="preserve"> </w:t>
      </w:r>
    </w:p>
    <w:p w14:paraId="5954B88D" w14:textId="5AF8DF7A" w:rsidR="00991E89" w:rsidRDefault="00991E89" w:rsidP="00F52413">
      <w:pPr>
        <w:pStyle w:val="BodyText"/>
        <w:spacing w:line="480" w:lineRule="auto"/>
      </w:pPr>
    </w:p>
    <w:p w14:paraId="6538E920" w14:textId="7810176D" w:rsidR="002769EE" w:rsidRPr="00F52413" w:rsidRDefault="002769EE" w:rsidP="00F52413">
      <w:pPr>
        <w:pStyle w:val="BodyText"/>
        <w:spacing w:line="480" w:lineRule="auto"/>
        <w:rPr>
          <w:b/>
          <w:bCs/>
        </w:rPr>
      </w:pPr>
      <w:r w:rsidRPr="00F52413">
        <w:rPr>
          <w:b/>
          <w:bCs/>
        </w:rPr>
        <w:lastRenderedPageBreak/>
        <w:t>Acknowledgement</w:t>
      </w:r>
      <w:r w:rsidR="0076017C" w:rsidRPr="00F52413">
        <w:rPr>
          <w:b/>
          <w:bCs/>
        </w:rPr>
        <w:t xml:space="preserve">: </w:t>
      </w:r>
      <w:r w:rsidR="0076017C" w:rsidRPr="00F52413">
        <w:t>We thank Sam Bolton for confirmation of the mite</w:t>
      </w:r>
      <w:r w:rsidR="00B953FB" w:rsidRPr="00F52413">
        <w:t xml:space="preserve"> group.  This research was part</w:t>
      </w:r>
      <w:r w:rsidR="00DF5FEC" w:rsidRPr="00F52413">
        <w:t xml:space="preserve">ly funded by </w:t>
      </w:r>
      <w:r w:rsidR="00DF5FEC" w:rsidRPr="00381393">
        <w:t>the USDA National Institute of Food and Agriculture, Hatch project FLA-NFC-005607</w:t>
      </w:r>
      <w:r w:rsidR="00381393">
        <w:t xml:space="preserve">. </w:t>
      </w:r>
    </w:p>
    <w:p w14:paraId="60F67A7A" w14:textId="34A4B2ED" w:rsidR="002769EE" w:rsidRPr="00F52413" w:rsidRDefault="002769EE" w:rsidP="00F52413">
      <w:pPr>
        <w:pStyle w:val="BodyText"/>
        <w:spacing w:line="480" w:lineRule="auto"/>
        <w:rPr>
          <w:b/>
          <w:bCs/>
        </w:rPr>
      </w:pPr>
      <w:r w:rsidRPr="00F52413">
        <w:rPr>
          <w:b/>
          <w:bCs/>
        </w:rPr>
        <w:t xml:space="preserve">References: </w:t>
      </w:r>
    </w:p>
    <w:p w14:paraId="0256177E" w14:textId="77777777" w:rsidR="00991E89" w:rsidRPr="00922E0C" w:rsidRDefault="00012664" w:rsidP="00F52413">
      <w:pPr>
        <w:pStyle w:val="Bibliography"/>
        <w:spacing w:line="480" w:lineRule="auto"/>
        <w:rPr>
          <w:bCs/>
        </w:rPr>
      </w:pPr>
      <w:bookmarkStart w:id="12" w:name="ref-Akyazi2017"/>
      <w:bookmarkStart w:id="13" w:name="refs"/>
      <w:proofErr w:type="spellStart"/>
      <w:r w:rsidRPr="00F52413">
        <w:rPr>
          <w:bCs/>
        </w:rPr>
        <w:t>Akyazi</w:t>
      </w:r>
      <w:proofErr w:type="spellEnd"/>
      <w:r w:rsidRPr="00F52413">
        <w:rPr>
          <w:bCs/>
        </w:rPr>
        <w:t xml:space="preserve">, R., E. A. </w:t>
      </w:r>
      <w:proofErr w:type="spellStart"/>
      <w:r w:rsidRPr="00F52413">
        <w:rPr>
          <w:bCs/>
        </w:rPr>
        <w:t>Ueckermann</w:t>
      </w:r>
      <w:proofErr w:type="spellEnd"/>
      <w:r w:rsidRPr="00F52413">
        <w:rPr>
          <w:bCs/>
        </w:rPr>
        <w:t>, and O. E. Liburd</w:t>
      </w:r>
      <w:r w:rsidRPr="002518D2">
        <w:rPr>
          <w:bCs/>
        </w:rPr>
        <w:t xml:space="preserve">. </w:t>
      </w:r>
      <w:r w:rsidRPr="00F52413">
        <w:rPr>
          <w:bCs/>
        </w:rPr>
        <w:t>2017</w:t>
      </w:r>
      <w:r w:rsidRPr="002518D2">
        <w:rPr>
          <w:bCs/>
        </w:rPr>
        <w:t xml:space="preserve">. New report of </w:t>
      </w:r>
      <w:proofErr w:type="spellStart"/>
      <w:r w:rsidRPr="00E767AA">
        <w:rPr>
          <w:bCs/>
          <w:i/>
        </w:rPr>
        <w:t>brevipalpus</w:t>
      </w:r>
      <w:proofErr w:type="spellEnd"/>
      <w:r w:rsidRPr="00E767AA">
        <w:rPr>
          <w:bCs/>
          <w:i/>
        </w:rPr>
        <w:t xml:space="preserve"> </w:t>
      </w:r>
      <w:proofErr w:type="spellStart"/>
      <w:r w:rsidRPr="00E767AA">
        <w:rPr>
          <w:bCs/>
          <w:i/>
        </w:rPr>
        <w:t>yothersi</w:t>
      </w:r>
      <w:proofErr w:type="spellEnd"/>
      <w:r w:rsidRPr="00922E0C">
        <w:rPr>
          <w:bCs/>
        </w:rPr>
        <w:t xml:space="preserve"> (</w:t>
      </w:r>
      <w:proofErr w:type="spellStart"/>
      <w:r w:rsidRPr="00922E0C">
        <w:rPr>
          <w:bCs/>
        </w:rPr>
        <w:t>prostigmata</w:t>
      </w:r>
      <w:proofErr w:type="spellEnd"/>
      <w:r w:rsidRPr="00922E0C">
        <w:rPr>
          <w:bCs/>
        </w:rPr>
        <w:t xml:space="preserve">: </w:t>
      </w:r>
      <w:proofErr w:type="spellStart"/>
      <w:r w:rsidRPr="00922E0C">
        <w:rPr>
          <w:bCs/>
        </w:rPr>
        <w:t>Tenuipalpidae</w:t>
      </w:r>
      <w:proofErr w:type="spellEnd"/>
      <w:r w:rsidRPr="00922E0C">
        <w:rPr>
          <w:bCs/>
        </w:rPr>
        <w:t>) on blueberry in Florida. Florida Entomologist. 100: 731–739.</w:t>
      </w:r>
    </w:p>
    <w:p w14:paraId="3BCFF3B2" w14:textId="32CF2B97" w:rsidR="00991E89" w:rsidRPr="002518D2" w:rsidRDefault="00012664" w:rsidP="00F52413">
      <w:pPr>
        <w:pStyle w:val="Bibliography"/>
        <w:spacing w:line="480" w:lineRule="auto"/>
        <w:rPr>
          <w:bCs/>
        </w:rPr>
      </w:pPr>
      <w:bookmarkStart w:id="14" w:name="ref-Amarasinghe2019"/>
      <w:bookmarkEnd w:id="12"/>
      <w:commentRangeStart w:id="15"/>
      <w:proofErr w:type="spellStart"/>
      <w:r w:rsidRPr="00F52413">
        <w:rPr>
          <w:bCs/>
        </w:rPr>
        <w:t>Amarasinghe</w:t>
      </w:r>
      <w:proofErr w:type="spellEnd"/>
      <w:r w:rsidRPr="00F52413">
        <w:rPr>
          <w:bCs/>
        </w:rPr>
        <w:t xml:space="preserve">, G. K., M. A. </w:t>
      </w:r>
      <w:proofErr w:type="spellStart"/>
      <w:r w:rsidRPr="00F52413">
        <w:rPr>
          <w:bCs/>
        </w:rPr>
        <w:t>Ayllón</w:t>
      </w:r>
      <w:proofErr w:type="spellEnd"/>
      <w:r w:rsidRPr="00F52413">
        <w:rPr>
          <w:bCs/>
        </w:rPr>
        <w:t xml:space="preserve">, Y. </w:t>
      </w:r>
      <w:proofErr w:type="spellStart"/>
      <w:r w:rsidRPr="00F52413">
        <w:rPr>
          <w:bCs/>
        </w:rPr>
        <w:t>Bào</w:t>
      </w:r>
      <w:proofErr w:type="spellEnd"/>
      <w:r w:rsidRPr="00F52413">
        <w:rPr>
          <w:bCs/>
        </w:rPr>
        <w:t xml:space="preserve">, C. F. Basler, S. </w:t>
      </w:r>
      <w:proofErr w:type="spellStart"/>
      <w:r w:rsidRPr="00F52413">
        <w:rPr>
          <w:bCs/>
        </w:rPr>
        <w:t>Bavari</w:t>
      </w:r>
      <w:proofErr w:type="spellEnd"/>
      <w:r w:rsidRPr="00F52413">
        <w:rPr>
          <w:bCs/>
        </w:rPr>
        <w:t xml:space="preserve">, K. R. Blasdell, T. </w:t>
      </w:r>
      <w:proofErr w:type="spellStart"/>
      <w:r w:rsidRPr="00F52413">
        <w:rPr>
          <w:bCs/>
        </w:rPr>
        <w:t>Briese</w:t>
      </w:r>
      <w:proofErr w:type="spellEnd"/>
      <w:r w:rsidRPr="00F52413">
        <w:rPr>
          <w:bCs/>
        </w:rPr>
        <w:t xml:space="preserve">, P. A. Brown, A. </w:t>
      </w:r>
      <w:proofErr w:type="spellStart"/>
      <w:r w:rsidRPr="00F52413">
        <w:rPr>
          <w:bCs/>
        </w:rPr>
        <w:t>Bukreyev</w:t>
      </w:r>
      <w:proofErr w:type="spellEnd"/>
      <w:r w:rsidRPr="00F52413">
        <w:rPr>
          <w:bCs/>
        </w:rPr>
        <w:t xml:space="preserve">, A. </w:t>
      </w:r>
      <w:proofErr w:type="spellStart"/>
      <w:r w:rsidRPr="00F52413">
        <w:rPr>
          <w:bCs/>
        </w:rPr>
        <w:t>Balkema-Buschmann</w:t>
      </w:r>
      <w:proofErr w:type="spellEnd"/>
      <w:r w:rsidRPr="00F52413">
        <w:rPr>
          <w:bCs/>
        </w:rPr>
        <w:t xml:space="preserve">, U. J. Buchholz, C. </w:t>
      </w:r>
      <w:proofErr w:type="spellStart"/>
      <w:r w:rsidRPr="00F52413">
        <w:rPr>
          <w:bCs/>
        </w:rPr>
        <w:t>Chabi</w:t>
      </w:r>
      <w:proofErr w:type="spellEnd"/>
      <w:r w:rsidRPr="00F52413">
        <w:rPr>
          <w:bCs/>
        </w:rPr>
        <w:t xml:space="preserve">-Jesus, K. Chandran, C. </w:t>
      </w:r>
      <w:proofErr w:type="spellStart"/>
      <w:r w:rsidRPr="00F52413">
        <w:rPr>
          <w:bCs/>
        </w:rPr>
        <w:t>Chiapponi</w:t>
      </w:r>
      <w:proofErr w:type="spellEnd"/>
      <w:r w:rsidRPr="00F52413">
        <w:rPr>
          <w:bCs/>
        </w:rPr>
        <w:t xml:space="preserve">, I. Crozier, R. L. de Swart, R. G. </w:t>
      </w:r>
      <w:proofErr w:type="spellStart"/>
      <w:r w:rsidRPr="00F52413">
        <w:rPr>
          <w:bCs/>
        </w:rPr>
        <w:t>Dietzgen</w:t>
      </w:r>
      <w:proofErr w:type="spellEnd"/>
      <w:r w:rsidRPr="00F52413">
        <w:rPr>
          <w:bCs/>
        </w:rPr>
        <w:t xml:space="preserve">, O. </w:t>
      </w:r>
      <w:proofErr w:type="spellStart"/>
      <w:r w:rsidRPr="00F52413">
        <w:rPr>
          <w:bCs/>
        </w:rPr>
        <w:t>Dolnik</w:t>
      </w:r>
      <w:proofErr w:type="spellEnd"/>
      <w:r w:rsidRPr="00F52413">
        <w:rPr>
          <w:bCs/>
        </w:rPr>
        <w:t xml:space="preserve">, J. F. Drexler, R. </w:t>
      </w:r>
      <w:proofErr w:type="spellStart"/>
      <w:r w:rsidRPr="00F52413">
        <w:rPr>
          <w:bCs/>
        </w:rPr>
        <w:t>Dürrwald</w:t>
      </w:r>
      <w:proofErr w:type="spellEnd"/>
      <w:r w:rsidRPr="00F52413">
        <w:rPr>
          <w:bCs/>
        </w:rPr>
        <w:t xml:space="preserve">, W. G. </w:t>
      </w:r>
      <w:proofErr w:type="spellStart"/>
      <w:r w:rsidRPr="00F52413">
        <w:rPr>
          <w:bCs/>
        </w:rPr>
        <w:t>Dundon</w:t>
      </w:r>
      <w:proofErr w:type="spellEnd"/>
      <w:r w:rsidRPr="00F52413">
        <w:rPr>
          <w:bCs/>
        </w:rPr>
        <w:t xml:space="preserve">, W. P. </w:t>
      </w:r>
      <w:proofErr w:type="spellStart"/>
      <w:r w:rsidRPr="00F52413">
        <w:rPr>
          <w:bCs/>
        </w:rPr>
        <w:t>Duprex</w:t>
      </w:r>
      <w:proofErr w:type="spellEnd"/>
      <w:r w:rsidRPr="00F52413">
        <w:rPr>
          <w:bCs/>
        </w:rPr>
        <w:t xml:space="preserve">, J. M. Dye, A. J. Easton, A. R. </w:t>
      </w:r>
      <w:proofErr w:type="spellStart"/>
      <w:r w:rsidRPr="00F52413">
        <w:rPr>
          <w:bCs/>
        </w:rPr>
        <w:t>Fooks</w:t>
      </w:r>
      <w:proofErr w:type="spellEnd"/>
      <w:r w:rsidRPr="00F52413">
        <w:rPr>
          <w:bCs/>
        </w:rPr>
        <w:t xml:space="preserve">, P. B. H. </w:t>
      </w:r>
      <w:proofErr w:type="spellStart"/>
      <w:r w:rsidRPr="00F52413">
        <w:rPr>
          <w:bCs/>
        </w:rPr>
        <w:t>Formenty</w:t>
      </w:r>
      <w:proofErr w:type="spellEnd"/>
      <w:r w:rsidRPr="00F52413">
        <w:rPr>
          <w:bCs/>
        </w:rPr>
        <w:t xml:space="preserve">, R. A. M. </w:t>
      </w:r>
      <w:proofErr w:type="spellStart"/>
      <w:r w:rsidRPr="00F52413">
        <w:rPr>
          <w:bCs/>
        </w:rPr>
        <w:t>Fouchier</w:t>
      </w:r>
      <w:proofErr w:type="spellEnd"/>
      <w:r w:rsidRPr="00F52413">
        <w:rPr>
          <w:bCs/>
        </w:rPr>
        <w:t>, J. Freitas-</w:t>
      </w:r>
      <w:proofErr w:type="spellStart"/>
      <w:r w:rsidRPr="00F52413">
        <w:rPr>
          <w:bCs/>
        </w:rPr>
        <w:t>Astúa</w:t>
      </w:r>
      <w:proofErr w:type="spellEnd"/>
      <w:r w:rsidRPr="00F52413">
        <w:rPr>
          <w:bCs/>
        </w:rPr>
        <w:t xml:space="preserve">, A. Griffiths, R. Hewson, M. </w:t>
      </w:r>
      <w:proofErr w:type="spellStart"/>
      <w:r w:rsidRPr="00F52413">
        <w:rPr>
          <w:bCs/>
        </w:rPr>
        <w:t>Horie</w:t>
      </w:r>
      <w:proofErr w:type="spellEnd"/>
      <w:r w:rsidRPr="00F52413">
        <w:rPr>
          <w:bCs/>
        </w:rPr>
        <w:t xml:space="preserve">, T. H. Hyndman, D. </w:t>
      </w:r>
      <w:proofErr w:type="spellStart"/>
      <w:r w:rsidRPr="00F52413">
        <w:rPr>
          <w:bCs/>
        </w:rPr>
        <w:t>Jiāng</w:t>
      </w:r>
      <w:proofErr w:type="spellEnd"/>
      <w:r w:rsidRPr="00F52413">
        <w:rPr>
          <w:bCs/>
        </w:rPr>
        <w:t xml:space="preserve">, E. W. Kitajima, G. P. </w:t>
      </w:r>
      <w:proofErr w:type="spellStart"/>
      <w:r w:rsidRPr="00F52413">
        <w:rPr>
          <w:bCs/>
        </w:rPr>
        <w:t>Kobinger</w:t>
      </w:r>
      <w:proofErr w:type="spellEnd"/>
      <w:r w:rsidRPr="00F52413">
        <w:rPr>
          <w:bCs/>
        </w:rPr>
        <w:t xml:space="preserve">, H. </w:t>
      </w:r>
      <w:proofErr w:type="spellStart"/>
      <w:r w:rsidRPr="00F52413">
        <w:rPr>
          <w:bCs/>
        </w:rPr>
        <w:t>Kondō</w:t>
      </w:r>
      <w:proofErr w:type="spellEnd"/>
      <w:r w:rsidRPr="00F52413">
        <w:rPr>
          <w:bCs/>
        </w:rPr>
        <w:t xml:space="preserve">, G. </w:t>
      </w:r>
      <w:proofErr w:type="spellStart"/>
      <w:r w:rsidRPr="00F52413">
        <w:rPr>
          <w:bCs/>
        </w:rPr>
        <w:t>Kurath</w:t>
      </w:r>
      <w:proofErr w:type="spellEnd"/>
      <w:r w:rsidRPr="00F52413">
        <w:rPr>
          <w:bCs/>
        </w:rPr>
        <w:t xml:space="preserve">, I. V. </w:t>
      </w:r>
      <w:proofErr w:type="spellStart"/>
      <w:r w:rsidRPr="00F52413">
        <w:rPr>
          <w:bCs/>
        </w:rPr>
        <w:t>Kuzmin</w:t>
      </w:r>
      <w:proofErr w:type="spellEnd"/>
      <w:r w:rsidRPr="00F52413">
        <w:rPr>
          <w:bCs/>
        </w:rPr>
        <w:t xml:space="preserve">, R. A. Lamb, A. Lavazza, B. Lee, D. </w:t>
      </w:r>
      <w:proofErr w:type="spellStart"/>
      <w:r w:rsidRPr="00F52413">
        <w:rPr>
          <w:bCs/>
        </w:rPr>
        <w:t>Lelli</w:t>
      </w:r>
      <w:proofErr w:type="spellEnd"/>
      <w:r w:rsidRPr="00F52413">
        <w:rPr>
          <w:bCs/>
        </w:rPr>
        <w:t xml:space="preserve">, E. M. Leroy, J. </w:t>
      </w:r>
      <w:proofErr w:type="spellStart"/>
      <w:r w:rsidRPr="00F52413">
        <w:rPr>
          <w:bCs/>
        </w:rPr>
        <w:t>Lǐ</w:t>
      </w:r>
      <w:proofErr w:type="spellEnd"/>
      <w:r w:rsidRPr="00F52413">
        <w:rPr>
          <w:bCs/>
        </w:rPr>
        <w:t xml:space="preserve">, P. </w:t>
      </w:r>
      <w:proofErr w:type="spellStart"/>
      <w:r w:rsidRPr="00F52413">
        <w:rPr>
          <w:bCs/>
        </w:rPr>
        <w:t>Maes</w:t>
      </w:r>
      <w:proofErr w:type="spellEnd"/>
      <w:r w:rsidRPr="00F52413">
        <w:rPr>
          <w:bCs/>
        </w:rPr>
        <w:t xml:space="preserve">, S.-Y. L. Marzano, A. Moreno, E. </w:t>
      </w:r>
      <w:proofErr w:type="spellStart"/>
      <w:r w:rsidRPr="00F52413">
        <w:rPr>
          <w:bCs/>
        </w:rPr>
        <w:t>Mühlberger</w:t>
      </w:r>
      <w:proofErr w:type="spellEnd"/>
      <w:r w:rsidRPr="00F52413">
        <w:rPr>
          <w:bCs/>
        </w:rPr>
        <w:t xml:space="preserve">, S. V. </w:t>
      </w:r>
      <w:proofErr w:type="spellStart"/>
      <w:r w:rsidRPr="00F52413">
        <w:rPr>
          <w:bCs/>
        </w:rPr>
        <w:t>Netesov</w:t>
      </w:r>
      <w:proofErr w:type="spellEnd"/>
      <w:r w:rsidRPr="00F52413">
        <w:rPr>
          <w:bCs/>
        </w:rPr>
        <w:t xml:space="preserve">, N. </w:t>
      </w:r>
      <w:proofErr w:type="spellStart"/>
      <w:r w:rsidRPr="00F52413">
        <w:rPr>
          <w:bCs/>
        </w:rPr>
        <w:t>Nowotny</w:t>
      </w:r>
      <w:proofErr w:type="spellEnd"/>
      <w:r w:rsidRPr="00F52413">
        <w:rPr>
          <w:bCs/>
        </w:rPr>
        <w:t xml:space="preserve">, A. </w:t>
      </w:r>
      <w:proofErr w:type="spellStart"/>
      <w:r w:rsidRPr="00F52413">
        <w:rPr>
          <w:bCs/>
        </w:rPr>
        <w:t>Nylund</w:t>
      </w:r>
      <w:proofErr w:type="spellEnd"/>
      <w:r w:rsidRPr="00F52413">
        <w:rPr>
          <w:bCs/>
        </w:rPr>
        <w:t xml:space="preserve">, A. L. </w:t>
      </w:r>
      <w:proofErr w:type="spellStart"/>
      <w:r w:rsidRPr="00F52413">
        <w:rPr>
          <w:bCs/>
        </w:rPr>
        <w:t>Økland</w:t>
      </w:r>
      <w:proofErr w:type="spellEnd"/>
      <w:r w:rsidRPr="00F52413">
        <w:rPr>
          <w:bCs/>
        </w:rPr>
        <w:t xml:space="preserve">, G. Palacios, B. </w:t>
      </w:r>
      <w:proofErr w:type="spellStart"/>
      <w:r w:rsidRPr="00F52413">
        <w:rPr>
          <w:bCs/>
        </w:rPr>
        <w:t>Pályi</w:t>
      </w:r>
      <w:proofErr w:type="spellEnd"/>
      <w:r w:rsidRPr="00F52413">
        <w:rPr>
          <w:bCs/>
        </w:rPr>
        <w:t xml:space="preserve">, J. T. </w:t>
      </w:r>
      <w:proofErr w:type="spellStart"/>
      <w:r w:rsidRPr="00F52413">
        <w:rPr>
          <w:bCs/>
        </w:rPr>
        <w:t>Pawęska</w:t>
      </w:r>
      <w:proofErr w:type="spellEnd"/>
      <w:r w:rsidRPr="00F52413">
        <w:rPr>
          <w:bCs/>
        </w:rPr>
        <w:t xml:space="preserve">, S. L. Payne, A. </w:t>
      </w:r>
      <w:proofErr w:type="spellStart"/>
      <w:r w:rsidRPr="00F52413">
        <w:rPr>
          <w:bCs/>
        </w:rPr>
        <w:t>Prosperi</w:t>
      </w:r>
      <w:proofErr w:type="spellEnd"/>
      <w:r w:rsidRPr="00F52413">
        <w:rPr>
          <w:bCs/>
        </w:rPr>
        <w:t xml:space="preserve">, P. L. Ramos-González, B. K. Rima, P. Rota, D. </w:t>
      </w:r>
      <w:proofErr w:type="spellStart"/>
      <w:r w:rsidRPr="00F52413">
        <w:rPr>
          <w:bCs/>
        </w:rPr>
        <w:t>Rubbenstroth</w:t>
      </w:r>
      <w:proofErr w:type="spellEnd"/>
      <w:r w:rsidRPr="00F52413">
        <w:rPr>
          <w:bCs/>
        </w:rPr>
        <w:t xml:space="preserve">, M. </w:t>
      </w:r>
      <w:proofErr w:type="spellStart"/>
      <w:r w:rsidRPr="00F52413">
        <w:rPr>
          <w:bCs/>
        </w:rPr>
        <w:t>Shı</w:t>
      </w:r>
      <w:proofErr w:type="spellEnd"/>
      <w:r w:rsidRPr="00F52413">
        <w:rPr>
          <w:bCs/>
        </w:rPr>
        <w:t xml:space="preserve">̄, P. Simmonds, S. J. Smither, E. </w:t>
      </w:r>
      <w:proofErr w:type="spellStart"/>
      <w:r w:rsidRPr="00F52413">
        <w:rPr>
          <w:bCs/>
        </w:rPr>
        <w:t>Sozzi</w:t>
      </w:r>
      <w:proofErr w:type="spellEnd"/>
      <w:r w:rsidRPr="00F52413">
        <w:rPr>
          <w:bCs/>
        </w:rPr>
        <w:t xml:space="preserve">, K. Spann, M. D. </w:t>
      </w:r>
      <w:proofErr w:type="spellStart"/>
      <w:r w:rsidRPr="00F52413">
        <w:rPr>
          <w:bCs/>
        </w:rPr>
        <w:t>Stenglein</w:t>
      </w:r>
      <w:proofErr w:type="spellEnd"/>
      <w:r w:rsidRPr="00F52413">
        <w:rPr>
          <w:bCs/>
        </w:rPr>
        <w:t xml:space="preserve">, D. M. Stone, A. Takada, R. B. </w:t>
      </w:r>
      <w:proofErr w:type="spellStart"/>
      <w:r w:rsidRPr="00F52413">
        <w:rPr>
          <w:bCs/>
        </w:rPr>
        <w:t>Tesh</w:t>
      </w:r>
      <w:proofErr w:type="spellEnd"/>
      <w:r w:rsidRPr="00F52413">
        <w:rPr>
          <w:bCs/>
        </w:rPr>
        <w:t xml:space="preserve">, K. </w:t>
      </w:r>
      <w:proofErr w:type="spellStart"/>
      <w:r w:rsidRPr="00F52413">
        <w:rPr>
          <w:bCs/>
        </w:rPr>
        <w:t>Tomonaga</w:t>
      </w:r>
      <w:proofErr w:type="spellEnd"/>
      <w:r w:rsidRPr="00F52413">
        <w:rPr>
          <w:bCs/>
        </w:rPr>
        <w:t xml:space="preserve">, N. </w:t>
      </w:r>
      <w:proofErr w:type="spellStart"/>
      <w:r w:rsidRPr="00F52413">
        <w:rPr>
          <w:bCs/>
        </w:rPr>
        <w:t>Tordo</w:t>
      </w:r>
      <w:proofErr w:type="spellEnd"/>
      <w:r w:rsidRPr="00F52413">
        <w:rPr>
          <w:bCs/>
        </w:rPr>
        <w:t xml:space="preserve">, J. S. Towner, B. van den </w:t>
      </w:r>
      <w:proofErr w:type="spellStart"/>
      <w:r w:rsidRPr="00F52413">
        <w:rPr>
          <w:bCs/>
        </w:rPr>
        <w:t>Hoogen</w:t>
      </w:r>
      <w:proofErr w:type="spellEnd"/>
      <w:r w:rsidRPr="00F52413">
        <w:rPr>
          <w:bCs/>
        </w:rPr>
        <w:t xml:space="preserve">, N. </w:t>
      </w:r>
      <w:proofErr w:type="spellStart"/>
      <w:r w:rsidRPr="00F52413">
        <w:rPr>
          <w:bCs/>
        </w:rPr>
        <w:t>Vasilakis</w:t>
      </w:r>
      <w:proofErr w:type="spellEnd"/>
      <w:r w:rsidRPr="00F52413">
        <w:rPr>
          <w:bCs/>
        </w:rPr>
        <w:t xml:space="preserve">, V. Wahl, P. J. Walker, L.-F. Wang, A. E. Whitfield, J. V. Williams, F. M. </w:t>
      </w:r>
      <w:proofErr w:type="spellStart"/>
      <w:r w:rsidRPr="00F52413">
        <w:rPr>
          <w:bCs/>
        </w:rPr>
        <w:t>Zerbini</w:t>
      </w:r>
      <w:proofErr w:type="spellEnd"/>
      <w:r w:rsidRPr="00F52413">
        <w:rPr>
          <w:bCs/>
        </w:rPr>
        <w:t xml:space="preserve">, T. </w:t>
      </w:r>
      <w:proofErr w:type="spellStart"/>
      <w:r w:rsidRPr="00F52413">
        <w:rPr>
          <w:bCs/>
        </w:rPr>
        <w:t>Zhāng</w:t>
      </w:r>
      <w:proofErr w:type="spellEnd"/>
      <w:r w:rsidRPr="00F52413">
        <w:rPr>
          <w:bCs/>
        </w:rPr>
        <w:t>, Y.-Z. Zhang, and J. H. Kuhn</w:t>
      </w:r>
      <w:r w:rsidRPr="002518D2">
        <w:rPr>
          <w:bCs/>
        </w:rPr>
        <w:t xml:space="preserve">. </w:t>
      </w:r>
      <w:r w:rsidRPr="00F52413">
        <w:rPr>
          <w:bCs/>
        </w:rPr>
        <w:t>2019</w:t>
      </w:r>
      <w:r w:rsidRPr="002518D2">
        <w:rPr>
          <w:bCs/>
        </w:rPr>
        <w:t xml:space="preserve">. Taxonomy of the order </w:t>
      </w:r>
      <w:proofErr w:type="spellStart"/>
      <w:r w:rsidRPr="002518D2">
        <w:rPr>
          <w:bCs/>
        </w:rPr>
        <w:t>Mononegavirales</w:t>
      </w:r>
      <w:proofErr w:type="spellEnd"/>
      <w:r w:rsidRPr="002518D2">
        <w:rPr>
          <w:bCs/>
        </w:rPr>
        <w:t>: Update 2019. Archives of Virology 164: 1967–1980.</w:t>
      </w:r>
      <w:commentRangeEnd w:id="15"/>
      <w:r w:rsidR="00A25C27" w:rsidRPr="002518D2">
        <w:rPr>
          <w:rStyle w:val="CommentReference"/>
          <w:bCs/>
        </w:rPr>
        <w:commentReference w:id="15"/>
      </w:r>
    </w:p>
    <w:p w14:paraId="33C4D2FA" w14:textId="50C811E7" w:rsidR="00991E89" w:rsidRPr="00E767AA" w:rsidRDefault="00012664" w:rsidP="00F52413">
      <w:pPr>
        <w:pStyle w:val="Bibliography"/>
        <w:spacing w:line="480" w:lineRule="auto"/>
        <w:rPr>
          <w:bCs/>
        </w:rPr>
      </w:pPr>
      <w:bookmarkStart w:id="16" w:name="ref-Begtrup1972"/>
      <w:bookmarkEnd w:id="14"/>
      <w:proofErr w:type="spellStart"/>
      <w:r w:rsidRPr="00F52413">
        <w:rPr>
          <w:bCs/>
        </w:rPr>
        <w:t>Begtrup</w:t>
      </w:r>
      <w:proofErr w:type="spellEnd"/>
      <w:r w:rsidRPr="00F52413">
        <w:rPr>
          <w:bCs/>
        </w:rPr>
        <w:t>, J.</w:t>
      </w:r>
      <w:r w:rsidRPr="002518D2">
        <w:rPr>
          <w:bCs/>
        </w:rPr>
        <w:t xml:space="preserve"> </w:t>
      </w:r>
      <w:r w:rsidRPr="00F52413">
        <w:rPr>
          <w:bCs/>
        </w:rPr>
        <w:t>1972</w:t>
      </w:r>
      <w:r w:rsidRPr="002518D2">
        <w:rPr>
          <w:bCs/>
        </w:rPr>
        <w:t xml:space="preserve">. Structure of a bacilliform virus in </w:t>
      </w:r>
      <w:r w:rsidRPr="00F52413">
        <w:rPr>
          <w:bCs/>
          <w:i/>
          <w:iCs/>
        </w:rPr>
        <w:t>Dendrobium</w:t>
      </w:r>
      <w:r w:rsidRPr="002518D2">
        <w:rPr>
          <w:bCs/>
        </w:rPr>
        <w:t xml:space="preserve"> as revealed by negative staining. Journal of Phytopatholo</w:t>
      </w:r>
      <w:r w:rsidRPr="00E767AA">
        <w:rPr>
          <w:bCs/>
        </w:rPr>
        <w:t>gy 75: 268–273.</w:t>
      </w:r>
    </w:p>
    <w:p w14:paraId="20DE8D19" w14:textId="571C1F00" w:rsidR="00991E89" w:rsidRPr="00F52413" w:rsidRDefault="00012664" w:rsidP="00F52413">
      <w:pPr>
        <w:pStyle w:val="Bibliography"/>
        <w:spacing w:line="480" w:lineRule="auto"/>
        <w:rPr>
          <w:bCs/>
        </w:rPr>
      </w:pPr>
      <w:bookmarkStart w:id="17" w:name="ref-BeltranBeltran2020"/>
      <w:bookmarkEnd w:id="16"/>
      <w:r w:rsidRPr="00F52413">
        <w:rPr>
          <w:bCs/>
        </w:rPr>
        <w:lastRenderedPageBreak/>
        <w:t xml:space="preserve">Beltran-Beltran, A. K., M. T. </w:t>
      </w:r>
      <w:proofErr w:type="spellStart"/>
      <w:r w:rsidRPr="00F52413">
        <w:rPr>
          <w:bCs/>
        </w:rPr>
        <w:t>Santillán</w:t>
      </w:r>
      <w:proofErr w:type="spellEnd"/>
      <w:r w:rsidRPr="00F52413">
        <w:rPr>
          <w:bCs/>
        </w:rPr>
        <w:t xml:space="preserve">-Galicia, A. W. Guzmán-Franco, D. </w:t>
      </w:r>
      <w:proofErr w:type="spellStart"/>
      <w:r w:rsidRPr="00F52413">
        <w:rPr>
          <w:bCs/>
        </w:rPr>
        <w:t>Teliz</w:t>
      </w:r>
      <w:proofErr w:type="spellEnd"/>
      <w:r w:rsidRPr="00F52413">
        <w:rPr>
          <w:bCs/>
        </w:rPr>
        <w:t xml:space="preserve">-Ortiz, M. A. Gutiérrez-Espinoza, F. Romero-Rosales, and P. L. </w:t>
      </w:r>
      <w:proofErr w:type="spellStart"/>
      <w:r w:rsidRPr="00F52413">
        <w:rPr>
          <w:bCs/>
        </w:rPr>
        <w:t>Robles-Garcı́a</w:t>
      </w:r>
      <w:proofErr w:type="spellEnd"/>
      <w:r w:rsidRPr="002518D2">
        <w:rPr>
          <w:bCs/>
        </w:rPr>
        <w:t xml:space="preserve">. </w:t>
      </w:r>
      <w:r w:rsidRPr="00F52413">
        <w:rPr>
          <w:bCs/>
        </w:rPr>
        <w:t>2020</w:t>
      </w:r>
      <w:r w:rsidRPr="002518D2">
        <w:rPr>
          <w:bCs/>
        </w:rPr>
        <w:t xml:space="preserve">. Incidence of citrus leprosis virus c and orchid fleck </w:t>
      </w:r>
      <w:proofErr w:type="spellStart"/>
      <w:r w:rsidRPr="002518D2">
        <w:rPr>
          <w:bCs/>
        </w:rPr>
        <w:t>dichorhavirus</w:t>
      </w:r>
      <w:proofErr w:type="spellEnd"/>
      <w:r w:rsidRPr="002518D2">
        <w:rPr>
          <w:bCs/>
        </w:rPr>
        <w:t xml:space="preserve"> citrus s</w:t>
      </w:r>
      <w:r w:rsidRPr="00FC3239">
        <w:rPr>
          <w:bCs/>
        </w:rPr>
        <w:t xml:space="preserve">train in mites of the genus </w:t>
      </w:r>
      <w:proofErr w:type="spellStart"/>
      <w:r w:rsidR="00FC3239">
        <w:rPr>
          <w:bCs/>
          <w:i/>
        </w:rPr>
        <w:t>B</w:t>
      </w:r>
      <w:r w:rsidRPr="00F52413">
        <w:rPr>
          <w:bCs/>
          <w:i/>
        </w:rPr>
        <w:t>revipalpus</w:t>
      </w:r>
      <w:proofErr w:type="spellEnd"/>
      <w:r w:rsidRPr="00F52413">
        <w:rPr>
          <w:bCs/>
        </w:rPr>
        <w:t xml:space="preserve"> in Mexico. Journal of Economic Entomology 113: 1576–1581.</w:t>
      </w:r>
    </w:p>
    <w:p w14:paraId="14D7CE7A" w14:textId="6CDE36FD" w:rsidR="00991E89" w:rsidRPr="00922E0C" w:rsidRDefault="00012664" w:rsidP="00F52413">
      <w:pPr>
        <w:pStyle w:val="Bibliography"/>
        <w:spacing w:line="480" w:lineRule="auto"/>
        <w:rPr>
          <w:bCs/>
        </w:rPr>
      </w:pPr>
      <w:bookmarkStart w:id="18" w:name="ref-Blanchfield2001"/>
      <w:bookmarkEnd w:id="17"/>
      <w:proofErr w:type="spellStart"/>
      <w:r w:rsidRPr="00F52413">
        <w:rPr>
          <w:bCs/>
        </w:rPr>
        <w:t>Blanchfield</w:t>
      </w:r>
      <w:proofErr w:type="spellEnd"/>
      <w:r w:rsidRPr="00F52413">
        <w:rPr>
          <w:bCs/>
        </w:rPr>
        <w:t xml:space="preserve">, A. L., A. M. Mackenzie, A. Gibbs, H. Kondo, T. </w:t>
      </w:r>
      <w:proofErr w:type="spellStart"/>
      <w:r w:rsidRPr="00F52413">
        <w:rPr>
          <w:bCs/>
        </w:rPr>
        <w:t>Tamada</w:t>
      </w:r>
      <w:proofErr w:type="spellEnd"/>
      <w:r w:rsidRPr="00F52413">
        <w:rPr>
          <w:bCs/>
        </w:rPr>
        <w:t>, and C. R. Wilson</w:t>
      </w:r>
      <w:r w:rsidRPr="002518D2">
        <w:rPr>
          <w:bCs/>
        </w:rPr>
        <w:t xml:space="preserve">. </w:t>
      </w:r>
      <w:r w:rsidRPr="00F52413">
        <w:rPr>
          <w:bCs/>
        </w:rPr>
        <w:t>2001</w:t>
      </w:r>
      <w:r w:rsidRPr="002518D2">
        <w:rPr>
          <w:bCs/>
        </w:rPr>
        <w:t>. Identification of orchid fleck virus by reverse transcriptase-pol</w:t>
      </w:r>
      <w:r w:rsidRPr="00E767AA">
        <w:rPr>
          <w:bCs/>
        </w:rPr>
        <w:t>ymerase chain reaction and analysis of isolate relationships. Journal of Phytopathology 149: 713–718.</w:t>
      </w:r>
    </w:p>
    <w:p w14:paraId="3618E25B" w14:textId="58EB4899" w:rsidR="00991E89" w:rsidRPr="00F52413" w:rsidRDefault="00012664" w:rsidP="00F52413">
      <w:pPr>
        <w:pStyle w:val="Bibliography"/>
        <w:spacing w:line="480" w:lineRule="auto"/>
        <w:rPr>
          <w:bCs/>
        </w:rPr>
      </w:pPr>
      <w:bookmarkStart w:id="19" w:name="ref-Bratsch2015"/>
      <w:bookmarkEnd w:id="18"/>
      <w:proofErr w:type="spellStart"/>
      <w:r w:rsidRPr="00F52413">
        <w:rPr>
          <w:bCs/>
        </w:rPr>
        <w:t>Bratsch</w:t>
      </w:r>
      <w:proofErr w:type="spellEnd"/>
      <w:r w:rsidRPr="00F52413">
        <w:rPr>
          <w:bCs/>
        </w:rPr>
        <w:t>, S. A., B. E. Lockhart, and C. Ishimaru</w:t>
      </w:r>
      <w:r w:rsidRPr="002518D2">
        <w:rPr>
          <w:bCs/>
        </w:rPr>
        <w:t xml:space="preserve">. </w:t>
      </w:r>
      <w:r w:rsidRPr="00F52413">
        <w:rPr>
          <w:bCs/>
        </w:rPr>
        <w:t>2015</w:t>
      </w:r>
      <w:r w:rsidRPr="002518D2">
        <w:rPr>
          <w:bCs/>
        </w:rPr>
        <w:t xml:space="preserve">. Confirmation of first report of orchid fleck virus in </w:t>
      </w:r>
      <w:r w:rsidR="00FC3239">
        <w:rPr>
          <w:bCs/>
          <w:i/>
        </w:rPr>
        <w:t>P</w:t>
      </w:r>
      <w:r w:rsidRPr="00F52413">
        <w:rPr>
          <w:bCs/>
          <w:i/>
        </w:rPr>
        <w:t>halaenopsis</w:t>
      </w:r>
      <w:r w:rsidRPr="00F52413">
        <w:rPr>
          <w:bCs/>
        </w:rPr>
        <w:t xml:space="preserve"> hybrid orchids in the USA. Plant Health Progress 16: 146–148.</w:t>
      </w:r>
    </w:p>
    <w:p w14:paraId="73B09433" w14:textId="554CFA6F" w:rsidR="00991E89" w:rsidRPr="00E767AA" w:rsidRDefault="00012664" w:rsidP="00F52413">
      <w:pPr>
        <w:pStyle w:val="Bibliography"/>
        <w:spacing w:line="480" w:lineRule="auto"/>
        <w:rPr>
          <w:bCs/>
        </w:rPr>
      </w:pPr>
      <w:bookmarkStart w:id="20" w:name="ref-Broussard2007"/>
      <w:bookmarkEnd w:id="19"/>
      <w:r w:rsidRPr="00F52413">
        <w:rPr>
          <w:bCs/>
        </w:rPr>
        <w:t>Broussard, M. C.</w:t>
      </w:r>
      <w:r w:rsidRPr="002518D2">
        <w:rPr>
          <w:bCs/>
        </w:rPr>
        <w:t xml:space="preserve"> </w:t>
      </w:r>
      <w:r w:rsidRPr="00F52413">
        <w:rPr>
          <w:bCs/>
        </w:rPr>
        <w:t>2007</w:t>
      </w:r>
      <w:r w:rsidRPr="002518D2">
        <w:rPr>
          <w:bCs/>
        </w:rPr>
        <w:t xml:space="preserve">. A horticultural study of </w:t>
      </w:r>
      <w:proofErr w:type="spellStart"/>
      <w:r w:rsidR="00FC3239">
        <w:rPr>
          <w:bCs/>
        </w:rPr>
        <w:t>L</w:t>
      </w:r>
      <w:r w:rsidRPr="00FC3239">
        <w:rPr>
          <w:bCs/>
          <w:i/>
        </w:rPr>
        <w:t>liriope</w:t>
      </w:r>
      <w:proofErr w:type="spellEnd"/>
      <w:r w:rsidRPr="00FC3239">
        <w:rPr>
          <w:bCs/>
        </w:rPr>
        <w:t xml:space="preserve"> and </w:t>
      </w:r>
      <w:r w:rsidR="00FC3239">
        <w:rPr>
          <w:bCs/>
          <w:i/>
        </w:rPr>
        <w:t>O</w:t>
      </w:r>
      <w:r w:rsidRPr="00FC3239">
        <w:rPr>
          <w:bCs/>
          <w:i/>
        </w:rPr>
        <w:t>phiopogon</w:t>
      </w:r>
      <w:r w:rsidRPr="00FC3239">
        <w:rPr>
          <w:bCs/>
        </w:rPr>
        <w:t xml:space="preserve">: Nomenclature, morphology, and culture </w:t>
      </w:r>
      <w:commentRangeStart w:id="21"/>
      <w:r w:rsidRPr="00FC3239">
        <w:rPr>
          <w:bCs/>
        </w:rPr>
        <w:t>(PhD thesis).</w:t>
      </w:r>
      <w:commentRangeEnd w:id="21"/>
      <w:r w:rsidR="00922E0C">
        <w:rPr>
          <w:rStyle w:val="CommentReference"/>
        </w:rPr>
        <w:commentReference w:id="21"/>
      </w:r>
    </w:p>
    <w:p w14:paraId="58324BE2" w14:textId="053060E6" w:rsidR="00991E89" w:rsidRPr="00E767AA" w:rsidRDefault="00012664" w:rsidP="00F52413">
      <w:pPr>
        <w:pStyle w:val="Bibliography"/>
        <w:spacing w:line="480" w:lineRule="auto"/>
        <w:rPr>
          <w:bCs/>
        </w:rPr>
      </w:pPr>
      <w:bookmarkStart w:id="22" w:name="ref-Chambers2019"/>
      <w:bookmarkEnd w:id="20"/>
      <w:r w:rsidRPr="00F52413">
        <w:rPr>
          <w:bCs/>
        </w:rPr>
        <w:t xml:space="preserve">Chambers, A. H., P. Moon, V. Edmond, and E. </w:t>
      </w:r>
      <w:proofErr w:type="spellStart"/>
      <w:r w:rsidRPr="00F52413">
        <w:rPr>
          <w:bCs/>
        </w:rPr>
        <w:t>Bassil</w:t>
      </w:r>
      <w:proofErr w:type="spellEnd"/>
      <w:r w:rsidRPr="002518D2">
        <w:rPr>
          <w:bCs/>
        </w:rPr>
        <w:t xml:space="preserve">. </w:t>
      </w:r>
      <w:r w:rsidRPr="00F52413">
        <w:rPr>
          <w:bCs/>
        </w:rPr>
        <w:t>2019</w:t>
      </w:r>
      <w:r w:rsidRPr="002518D2">
        <w:rPr>
          <w:bCs/>
        </w:rPr>
        <w:t xml:space="preserve">. </w:t>
      </w:r>
      <w:r w:rsidRPr="00FC3239">
        <w:rPr>
          <w:bCs/>
        </w:rPr>
        <w:t xml:space="preserve">Vanilla cultivation in southern Florida. </w:t>
      </w:r>
      <w:commentRangeStart w:id="23"/>
      <w:r w:rsidRPr="00FC3239">
        <w:rPr>
          <w:bCs/>
        </w:rPr>
        <w:t>EDIS</w:t>
      </w:r>
      <w:commentRangeEnd w:id="23"/>
      <w:r w:rsidR="00922E0C">
        <w:rPr>
          <w:rStyle w:val="CommentReference"/>
        </w:rPr>
        <w:commentReference w:id="23"/>
      </w:r>
      <w:r w:rsidRPr="00FC3239">
        <w:rPr>
          <w:bCs/>
        </w:rPr>
        <w:t xml:space="preserve"> 2019: 7.</w:t>
      </w:r>
    </w:p>
    <w:p w14:paraId="1C95F18C" w14:textId="4A53E51D" w:rsidR="00991E89" w:rsidRPr="00E767AA" w:rsidRDefault="00012664" w:rsidP="00F52413">
      <w:pPr>
        <w:pStyle w:val="Bibliography"/>
        <w:spacing w:line="480" w:lineRule="auto"/>
        <w:rPr>
          <w:bCs/>
        </w:rPr>
      </w:pPr>
      <w:bookmarkStart w:id="24" w:name="ref-Chang1991"/>
      <w:bookmarkEnd w:id="22"/>
      <w:r w:rsidRPr="00F52413">
        <w:rPr>
          <w:bCs/>
        </w:rPr>
        <w:t>Chang, M. U.</w:t>
      </w:r>
      <w:r w:rsidRPr="002518D2">
        <w:rPr>
          <w:bCs/>
        </w:rPr>
        <w:t xml:space="preserve"> </w:t>
      </w:r>
      <w:r w:rsidRPr="00F52413">
        <w:rPr>
          <w:bCs/>
        </w:rPr>
        <w:t>1991</w:t>
      </w:r>
      <w:r w:rsidRPr="002518D2">
        <w:rPr>
          <w:bCs/>
        </w:rPr>
        <w:t xml:space="preserve">. Studies on the viruses in orchids in Korea. 2. </w:t>
      </w:r>
      <w:r w:rsidRPr="00FC3239">
        <w:rPr>
          <w:bCs/>
          <w:i/>
        </w:rPr>
        <w:t xml:space="preserve">Dendrobium mosaic virus, </w:t>
      </w:r>
      <w:r w:rsidR="008106CF">
        <w:rPr>
          <w:bCs/>
          <w:i/>
        </w:rPr>
        <w:t>O</w:t>
      </w:r>
      <w:r w:rsidR="008106CF" w:rsidRPr="00FC3239">
        <w:rPr>
          <w:bCs/>
          <w:i/>
        </w:rPr>
        <w:t xml:space="preserve">dontoglossum </w:t>
      </w:r>
      <w:r w:rsidRPr="00FC3239">
        <w:rPr>
          <w:bCs/>
          <w:i/>
        </w:rPr>
        <w:t xml:space="preserve">ringspot virus, </w:t>
      </w:r>
      <w:r w:rsidR="008106CF">
        <w:rPr>
          <w:bCs/>
          <w:i/>
        </w:rPr>
        <w:t>O</w:t>
      </w:r>
      <w:r w:rsidR="008106CF" w:rsidRPr="00FC3239">
        <w:rPr>
          <w:bCs/>
          <w:i/>
        </w:rPr>
        <w:t xml:space="preserve">rchid </w:t>
      </w:r>
      <w:r w:rsidRPr="00FC3239">
        <w:rPr>
          <w:bCs/>
          <w:i/>
        </w:rPr>
        <w:t>fleck virus</w:t>
      </w:r>
      <w:r w:rsidRPr="008106CF">
        <w:rPr>
          <w:bCs/>
        </w:rPr>
        <w:t xml:space="preserve"> and unidentified potyvirus. Korean J Plant </w:t>
      </w:r>
      <w:proofErr w:type="spellStart"/>
      <w:r w:rsidRPr="008106CF">
        <w:rPr>
          <w:bCs/>
        </w:rPr>
        <w:t>Pathol</w:t>
      </w:r>
      <w:proofErr w:type="spellEnd"/>
      <w:r w:rsidRPr="008106CF">
        <w:rPr>
          <w:bCs/>
        </w:rPr>
        <w:t xml:space="preserve"> 7: 118–129.</w:t>
      </w:r>
    </w:p>
    <w:p w14:paraId="3F605689" w14:textId="22E48080" w:rsidR="00991E89" w:rsidRPr="008106CF" w:rsidRDefault="00012664" w:rsidP="00F52413">
      <w:pPr>
        <w:pStyle w:val="Bibliography"/>
        <w:spacing w:line="480" w:lineRule="auto"/>
        <w:rPr>
          <w:bCs/>
        </w:rPr>
      </w:pPr>
      <w:bookmarkStart w:id="25" w:name="ref-Chang1976"/>
      <w:bookmarkEnd w:id="24"/>
      <w:r w:rsidRPr="00F52413">
        <w:rPr>
          <w:bCs/>
        </w:rPr>
        <w:t>Chang, M. U., A. Kei, D. Yoji, and Y. Kiyoshi</w:t>
      </w:r>
      <w:r w:rsidRPr="002518D2">
        <w:rPr>
          <w:bCs/>
        </w:rPr>
        <w:t xml:space="preserve">. </w:t>
      </w:r>
      <w:r w:rsidRPr="00F52413">
        <w:rPr>
          <w:bCs/>
        </w:rPr>
        <w:t>1976</w:t>
      </w:r>
      <w:r w:rsidRPr="002518D2">
        <w:rPr>
          <w:bCs/>
        </w:rPr>
        <w:t xml:space="preserve">. Morphology and intracellular appearance of </w:t>
      </w:r>
      <w:r w:rsidR="008106CF" w:rsidRPr="00F52413">
        <w:rPr>
          <w:bCs/>
          <w:i/>
          <w:iCs/>
        </w:rPr>
        <w:t xml:space="preserve">Orchid </w:t>
      </w:r>
      <w:r w:rsidRPr="00F52413">
        <w:rPr>
          <w:bCs/>
          <w:i/>
          <w:iCs/>
        </w:rPr>
        <w:t>fleck virus</w:t>
      </w:r>
      <w:r w:rsidRPr="002518D2">
        <w:rPr>
          <w:bCs/>
        </w:rPr>
        <w:t>. Japanese Journal of Phytopathology 42: 156–157.</w:t>
      </w:r>
    </w:p>
    <w:p w14:paraId="6DE494F7" w14:textId="332270F6" w:rsidR="00991E89" w:rsidRPr="00922E0C" w:rsidRDefault="00012664" w:rsidP="00F52413">
      <w:pPr>
        <w:pStyle w:val="Bibliography"/>
        <w:spacing w:line="480" w:lineRule="auto"/>
        <w:rPr>
          <w:bCs/>
        </w:rPr>
      </w:pPr>
      <w:bookmarkStart w:id="26" w:name="ref-Childers2003a"/>
      <w:bookmarkEnd w:id="25"/>
      <w:r w:rsidRPr="00F52413">
        <w:rPr>
          <w:bCs/>
        </w:rPr>
        <w:t>Childers, C. C., J. C. V. Rodrigues, and W. C. Welbourn</w:t>
      </w:r>
      <w:r w:rsidRPr="002518D2">
        <w:rPr>
          <w:bCs/>
        </w:rPr>
        <w:t xml:space="preserve">. </w:t>
      </w:r>
      <w:r w:rsidRPr="00F52413">
        <w:rPr>
          <w:bCs/>
        </w:rPr>
        <w:t>2003</w:t>
      </w:r>
      <w:r w:rsidRPr="002518D2">
        <w:rPr>
          <w:bCs/>
        </w:rPr>
        <w:t xml:space="preserve">. Host plants of </w:t>
      </w:r>
      <w:proofErr w:type="spellStart"/>
      <w:r w:rsidRPr="00FC3239">
        <w:rPr>
          <w:bCs/>
          <w:i/>
        </w:rPr>
        <w:t>brevipalpus</w:t>
      </w:r>
      <w:proofErr w:type="spellEnd"/>
      <w:r w:rsidRPr="00FC3239">
        <w:rPr>
          <w:bCs/>
          <w:i/>
        </w:rPr>
        <w:t xml:space="preserve"> </w:t>
      </w:r>
      <w:proofErr w:type="spellStart"/>
      <w:r w:rsidRPr="00FC3239">
        <w:rPr>
          <w:bCs/>
          <w:i/>
        </w:rPr>
        <w:t>californicus</w:t>
      </w:r>
      <w:proofErr w:type="spellEnd"/>
      <w:r w:rsidRPr="00E767AA">
        <w:rPr>
          <w:bCs/>
        </w:rPr>
        <w:t xml:space="preserve">, </w:t>
      </w:r>
      <w:r w:rsidRPr="00E767AA">
        <w:rPr>
          <w:bCs/>
          <w:i/>
        </w:rPr>
        <w:t xml:space="preserve">b. </w:t>
      </w:r>
      <w:proofErr w:type="spellStart"/>
      <w:r w:rsidRPr="00E767AA">
        <w:rPr>
          <w:bCs/>
          <w:i/>
        </w:rPr>
        <w:t>Obovatus</w:t>
      </w:r>
      <w:proofErr w:type="spellEnd"/>
      <w:r w:rsidRPr="00922E0C">
        <w:rPr>
          <w:bCs/>
        </w:rPr>
        <w:t xml:space="preserve">, and </w:t>
      </w:r>
      <w:r w:rsidRPr="00922E0C">
        <w:rPr>
          <w:bCs/>
          <w:i/>
        </w:rPr>
        <w:t xml:space="preserve">b. </w:t>
      </w:r>
      <w:proofErr w:type="spellStart"/>
      <w:r w:rsidRPr="00922E0C">
        <w:rPr>
          <w:bCs/>
          <w:i/>
        </w:rPr>
        <w:t>Phoenicis</w:t>
      </w:r>
      <w:proofErr w:type="spellEnd"/>
      <w:r w:rsidRPr="00922E0C">
        <w:rPr>
          <w:bCs/>
        </w:rPr>
        <w:t xml:space="preserve"> (acari: </w:t>
      </w:r>
      <w:proofErr w:type="spellStart"/>
      <w:r w:rsidRPr="00922E0C">
        <w:rPr>
          <w:bCs/>
        </w:rPr>
        <w:t>Tenuipalpidae</w:t>
      </w:r>
      <w:proofErr w:type="spellEnd"/>
      <w:r w:rsidRPr="00922E0C">
        <w:rPr>
          <w:bCs/>
        </w:rPr>
        <w:t xml:space="preserve">) and their potential </w:t>
      </w:r>
      <w:r w:rsidRPr="00922E0C">
        <w:rPr>
          <w:bCs/>
        </w:rPr>
        <w:lastRenderedPageBreak/>
        <w:t xml:space="preserve">involvement in the spread of viral diseases vectored by these mites. Experimental and Applied </w:t>
      </w:r>
      <w:proofErr w:type="spellStart"/>
      <w:r w:rsidRPr="00922E0C">
        <w:rPr>
          <w:bCs/>
        </w:rPr>
        <w:t>Acarolog</w:t>
      </w:r>
      <w:proofErr w:type="spellEnd"/>
      <w:r w:rsidRPr="00922E0C">
        <w:rPr>
          <w:bCs/>
        </w:rPr>
        <w:t xml:space="preserve"> 30: 29–105.</w:t>
      </w:r>
    </w:p>
    <w:p w14:paraId="7533C7B4" w14:textId="77777777" w:rsidR="00991E89" w:rsidRPr="00922E0C" w:rsidRDefault="00012664" w:rsidP="00F52413">
      <w:pPr>
        <w:pStyle w:val="Bibliography"/>
        <w:spacing w:line="480" w:lineRule="auto"/>
        <w:rPr>
          <w:bCs/>
        </w:rPr>
      </w:pPr>
      <w:bookmarkStart w:id="27" w:name="ref-Dietzgen2018a"/>
      <w:bookmarkEnd w:id="26"/>
      <w:proofErr w:type="spellStart"/>
      <w:r w:rsidRPr="00F52413">
        <w:rPr>
          <w:bCs/>
        </w:rPr>
        <w:t>Dietzgen</w:t>
      </w:r>
      <w:proofErr w:type="spellEnd"/>
      <w:r w:rsidRPr="00F52413">
        <w:rPr>
          <w:bCs/>
        </w:rPr>
        <w:t>, R. G., J. Freitas-</w:t>
      </w:r>
      <w:proofErr w:type="spellStart"/>
      <w:r w:rsidRPr="00F52413">
        <w:rPr>
          <w:bCs/>
        </w:rPr>
        <w:t>Astúa</w:t>
      </w:r>
      <w:proofErr w:type="spellEnd"/>
      <w:r w:rsidRPr="00F52413">
        <w:rPr>
          <w:bCs/>
        </w:rPr>
        <w:t xml:space="preserve">, C. </w:t>
      </w:r>
      <w:proofErr w:type="spellStart"/>
      <w:r w:rsidRPr="00F52413">
        <w:rPr>
          <w:bCs/>
        </w:rPr>
        <w:t>Chabi</w:t>
      </w:r>
      <w:proofErr w:type="spellEnd"/>
      <w:r w:rsidRPr="00F52413">
        <w:rPr>
          <w:bCs/>
        </w:rPr>
        <w:t xml:space="preserve">-Jesus, P. L. Ramos-González, M. M. </w:t>
      </w:r>
      <w:proofErr w:type="spellStart"/>
      <w:r w:rsidRPr="00F52413">
        <w:rPr>
          <w:bCs/>
        </w:rPr>
        <w:t>Goodin</w:t>
      </w:r>
      <w:proofErr w:type="spellEnd"/>
      <w:r w:rsidRPr="00F52413">
        <w:rPr>
          <w:bCs/>
        </w:rPr>
        <w:t xml:space="preserve">, H. Kondo, A. D. </w:t>
      </w:r>
      <w:proofErr w:type="spellStart"/>
      <w:r w:rsidRPr="00F52413">
        <w:rPr>
          <w:bCs/>
        </w:rPr>
        <w:t>Tassi</w:t>
      </w:r>
      <w:proofErr w:type="spellEnd"/>
      <w:r w:rsidRPr="00F52413">
        <w:rPr>
          <w:bCs/>
        </w:rPr>
        <w:t>, and E. W. Kitajima</w:t>
      </w:r>
      <w:r w:rsidRPr="002518D2">
        <w:rPr>
          <w:bCs/>
        </w:rPr>
        <w:t xml:space="preserve">. </w:t>
      </w:r>
      <w:r w:rsidRPr="00F52413">
        <w:rPr>
          <w:bCs/>
        </w:rPr>
        <w:t>2018</w:t>
      </w:r>
      <w:r w:rsidRPr="002518D2">
        <w:rPr>
          <w:bCs/>
        </w:rPr>
        <w:t xml:space="preserve">. </w:t>
      </w:r>
      <w:proofErr w:type="spellStart"/>
      <w:r w:rsidRPr="002518D2">
        <w:rPr>
          <w:bCs/>
        </w:rPr>
        <w:t>Dichorhaviruses</w:t>
      </w:r>
      <w:proofErr w:type="spellEnd"/>
      <w:r w:rsidRPr="002518D2">
        <w:rPr>
          <w:bCs/>
        </w:rPr>
        <w:t xml:space="preserve"> in their host plants and mite vectors, pp. 119–148. </w:t>
      </w:r>
      <w:r w:rsidRPr="00E767AA">
        <w:rPr>
          <w:bCs/>
          <w:i/>
        </w:rPr>
        <w:t>In</w:t>
      </w:r>
      <w:r w:rsidRPr="00E767AA">
        <w:rPr>
          <w:bCs/>
        </w:rPr>
        <w:t xml:space="preserve"> Advances in Virus </w:t>
      </w:r>
      <w:commentRangeStart w:id="28"/>
      <w:r w:rsidRPr="00E767AA">
        <w:rPr>
          <w:bCs/>
        </w:rPr>
        <w:t>Research. Elsevier.</w:t>
      </w:r>
      <w:commentRangeEnd w:id="28"/>
      <w:r w:rsidR="00922E0C">
        <w:rPr>
          <w:rStyle w:val="CommentReference"/>
        </w:rPr>
        <w:commentReference w:id="28"/>
      </w:r>
    </w:p>
    <w:p w14:paraId="5E814DE2" w14:textId="3F111E09" w:rsidR="00991E89" w:rsidRPr="00922E0C" w:rsidRDefault="00012664" w:rsidP="00F52413">
      <w:pPr>
        <w:pStyle w:val="Bibliography"/>
        <w:spacing w:line="480" w:lineRule="auto"/>
        <w:rPr>
          <w:bCs/>
        </w:rPr>
      </w:pPr>
      <w:bookmarkStart w:id="29" w:name="ref-Dietzgen2014"/>
      <w:bookmarkEnd w:id="27"/>
      <w:proofErr w:type="spellStart"/>
      <w:r w:rsidRPr="00F52413">
        <w:rPr>
          <w:bCs/>
        </w:rPr>
        <w:t>Dietzgen</w:t>
      </w:r>
      <w:proofErr w:type="spellEnd"/>
      <w:r w:rsidRPr="00F52413">
        <w:rPr>
          <w:bCs/>
        </w:rPr>
        <w:t>, R. G., J. H. Kuhn, A. N. Clawson, J. Freitas-</w:t>
      </w:r>
      <w:proofErr w:type="spellStart"/>
      <w:r w:rsidRPr="00F52413">
        <w:rPr>
          <w:bCs/>
        </w:rPr>
        <w:t>Astúa</w:t>
      </w:r>
      <w:proofErr w:type="spellEnd"/>
      <w:r w:rsidRPr="00F52413">
        <w:rPr>
          <w:bCs/>
        </w:rPr>
        <w:t xml:space="preserve">, M. M. </w:t>
      </w:r>
      <w:proofErr w:type="spellStart"/>
      <w:r w:rsidRPr="00F52413">
        <w:rPr>
          <w:bCs/>
        </w:rPr>
        <w:t>Goodin</w:t>
      </w:r>
      <w:proofErr w:type="spellEnd"/>
      <w:r w:rsidRPr="00F52413">
        <w:rPr>
          <w:bCs/>
        </w:rPr>
        <w:t>, E. W. Kitajima, H. Kondo, T. Wetzel, and A. E. Whitfield</w:t>
      </w:r>
      <w:r w:rsidRPr="002518D2">
        <w:rPr>
          <w:bCs/>
        </w:rPr>
        <w:t xml:space="preserve">. </w:t>
      </w:r>
      <w:r w:rsidRPr="00F52413">
        <w:rPr>
          <w:bCs/>
        </w:rPr>
        <w:t>2014</w:t>
      </w:r>
      <w:r w:rsidRPr="002518D2">
        <w:rPr>
          <w:bCs/>
        </w:rPr>
        <w:t xml:space="preserve">. </w:t>
      </w:r>
      <w:proofErr w:type="spellStart"/>
      <w:r w:rsidRPr="002518D2">
        <w:rPr>
          <w:bCs/>
        </w:rPr>
        <w:t>Dichorhavirus</w:t>
      </w:r>
      <w:proofErr w:type="spellEnd"/>
      <w:r w:rsidRPr="002518D2">
        <w:rPr>
          <w:bCs/>
        </w:rPr>
        <w:t xml:space="preserve">: A proposed new genus for </w:t>
      </w:r>
      <w:proofErr w:type="spellStart"/>
      <w:r w:rsidR="008106CF">
        <w:rPr>
          <w:bCs/>
          <w:i/>
        </w:rPr>
        <w:t>B</w:t>
      </w:r>
      <w:r w:rsidR="008106CF" w:rsidRPr="008106CF">
        <w:rPr>
          <w:bCs/>
          <w:i/>
        </w:rPr>
        <w:t>revipalpus</w:t>
      </w:r>
      <w:proofErr w:type="spellEnd"/>
      <w:r w:rsidR="008106CF" w:rsidRPr="00E767AA">
        <w:rPr>
          <w:bCs/>
        </w:rPr>
        <w:t xml:space="preserve"> </w:t>
      </w:r>
      <w:r w:rsidRPr="00E767AA">
        <w:rPr>
          <w:bCs/>
        </w:rPr>
        <w:t>mite-transmitted, nuclear, bacilliform, bipartite, negative-strand RNA plant viruses. Archives of Virology 159: 607–619.</w:t>
      </w:r>
    </w:p>
    <w:p w14:paraId="2195BCEE" w14:textId="0EBA239A" w:rsidR="00991E89" w:rsidRPr="00FC3239" w:rsidRDefault="00012664" w:rsidP="00F52413">
      <w:pPr>
        <w:pStyle w:val="Bibliography"/>
        <w:spacing w:line="480" w:lineRule="auto"/>
        <w:rPr>
          <w:bCs/>
        </w:rPr>
      </w:pPr>
      <w:bookmarkStart w:id="30" w:name="ref-Dietzgen2018b"/>
      <w:bookmarkEnd w:id="29"/>
      <w:proofErr w:type="spellStart"/>
      <w:r w:rsidRPr="00F52413">
        <w:rPr>
          <w:bCs/>
        </w:rPr>
        <w:t>Dietzgen</w:t>
      </w:r>
      <w:proofErr w:type="spellEnd"/>
      <w:r w:rsidRPr="00F52413">
        <w:rPr>
          <w:bCs/>
        </w:rPr>
        <w:t xml:space="preserve">, R. G., A. D. </w:t>
      </w:r>
      <w:proofErr w:type="spellStart"/>
      <w:r w:rsidRPr="00F52413">
        <w:rPr>
          <w:bCs/>
        </w:rPr>
        <w:t>Tassi</w:t>
      </w:r>
      <w:proofErr w:type="spellEnd"/>
      <w:r w:rsidRPr="00F52413">
        <w:rPr>
          <w:bCs/>
        </w:rPr>
        <w:t>, J. Freitas-</w:t>
      </w:r>
      <w:proofErr w:type="spellStart"/>
      <w:r w:rsidRPr="00F52413">
        <w:rPr>
          <w:bCs/>
        </w:rPr>
        <w:t>Astúa</w:t>
      </w:r>
      <w:proofErr w:type="spellEnd"/>
      <w:r w:rsidRPr="00F52413">
        <w:rPr>
          <w:bCs/>
        </w:rPr>
        <w:t>, and E. W. Kitajima</w:t>
      </w:r>
      <w:r w:rsidRPr="002518D2">
        <w:rPr>
          <w:bCs/>
        </w:rPr>
        <w:t xml:space="preserve">. </w:t>
      </w:r>
      <w:r w:rsidRPr="00F52413">
        <w:rPr>
          <w:bCs/>
        </w:rPr>
        <w:t>2018</w:t>
      </w:r>
      <w:r w:rsidRPr="002518D2">
        <w:rPr>
          <w:bCs/>
        </w:rPr>
        <w:t xml:space="preserve">. First report of orchid fleck virus and its mite vector on green cordyline. Australasian Plant Disease Notes </w:t>
      </w:r>
      <w:commentRangeStart w:id="31"/>
      <w:r w:rsidRPr="002518D2">
        <w:rPr>
          <w:bCs/>
        </w:rPr>
        <w:t>13.</w:t>
      </w:r>
      <w:commentRangeEnd w:id="31"/>
      <w:r w:rsidR="00922E0C">
        <w:rPr>
          <w:rStyle w:val="CommentReference"/>
        </w:rPr>
        <w:commentReference w:id="31"/>
      </w:r>
    </w:p>
    <w:p w14:paraId="087DCA89" w14:textId="77777777" w:rsidR="00991E89" w:rsidRPr="00E767AA" w:rsidRDefault="00012664" w:rsidP="00F52413">
      <w:pPr>
        <w:pStyle w:val="Bibliography"/>
        <w:spacing w:line="480" w:lineRule="auto"/>
        <w:rPr>
          <w:bCs/>
        </w:rPr>
      </w:pPr>
      <w:bookmarkStart w:id="32" w:name="ref-Doi1977"/>
      <w:bookmarkEnd w:id="30"/>
      <w:r w:rsidRPr="00F52413">
        <w:rPr>
          <w:bCs/>
        </w:rPr>
        <w:t xml:space="preserve">Doi, Y., M. U. Chang, and K. </w:t>
      </w:r>
      <w:proofErr w:type="spellStart"/>
      <w:r w:rsidRPr="00F52413">
        <w:rPr>
          <w:bCs/>
        </w:rPr>
        <w:t>Yora</w:t>
      </w:r>
      <w:proofErr w:type="spellEnd"/>
      <w:r w:rsidRPr="002518D2">
        <w:rPr>
          <w:bCs/>
        </w:rPr>
        <w:t xml:space="preserve">. </w:t>
      </w:r>
      <w:r w:rsidRPr="00F52413">
        <w:rPr>
          <w:bCs/>
        </w:rPr>
        <w:t>1977</w:t>
      </w:r>
      <w:r w:rsidRPr="002518D2">
        <w:rPr>
          <w:bCs/>
        </w:rPr>
        <w:t>. Orchid fleck virus. CMI/AAB des</w:t>
      </w:r>
      <w:r w:rsidRPr="00FC3239">
        <w:rPr>
          <w:bCs/>
        </w:rPr>
        <w:t xml:space="preserve">criptions of plant </w:t>
      </w:r>
      <w:commentRangeStart w:id="33"/>
      <w:r w:rsidRPr="00FC3239">
        <w:rPr>
          <w:bCs/>
        </w:rPr>
        <w:t>viruses.</w:t>
      </w:r>
      <w:commentRangeEnd w:id="33"/>
      <w:r w:rsidR="00922E0C">
        <w:rPr>
          <w:rStyle w:val="CommentReference"/>
        </w:rPr>
        <w:commentReference w:id="33"/>
      </w:r>
    </w:p>
    <w:p w14:paraId="5CCF959A" w14:textId="15F49234" w:rsidR="00991E89" w:rsidRPr="00922E0C" w:rsidRDefault="00012664" w:rsidP="00F52413">
      <w:pPr>
        <w:pStyle w:val="Bibliography"/>
        <w:spacing w:line="480" w:lineRule="auto"/>
        <w:rPr>
          <w:bCs/>
        </w:rPr>
      </w:pPr>
      <w:bookmarkStart w:id="34" w:name="ref-Fantz2008a"/>
      <w:bookmarkEnd w:id="32"/>
      <w:proofErr w:type="spellStart"/>
      <w:r w:rsidRPr="00F52413">
        <w:rPr>
          <w:bCs/>
        </w:rPr>
        <w:t>Fantz</w:t>
      </w:r>
      <w:proofErr w:type="spellEnd"/>
      <w:r w:rsidRPr="00F52413">
        <w:rPr>
          <w:bCs/>
        </w:rPr>
        <w:t>, P. R.</w:t>
      </w:r>
      <w:r w:rsidRPr="002518D2">
        <w:rPr>
          <w:bCs/>
        </w:rPr>
        <w:t xml:space="preserve"> </w:t>
      </w:r>
      <w:r w:rsidRPr="00F52413">
        <w:rPr>
          <w:bCs/>
        </w:rPr>
        <w:t>2008a</w:t>
      </w:r>
      <w:r w:rsidRPr="002518D2">
        <w:rPr>
          <w:bCs/>
        </w:rPr>
        <w:t xml:space="preserve">. </w:t>
      </w:r>
      <w:proofErr w:type="spellStart"/>
      <w:r w:rsidRPr="002518D2">
        <w:rPr>
          <w:bCs/>
        </w:rPr>
        <w:t>Macrophytography</w:t>
      </w:r>
      <w:proofErr w:type="spellEnd"/>
      <w:r w:rsidRPr="002518D2">
        <w:rPr>
          <w:bCs/>
        </w:rPr>
        <w:t xml:space="preserve"> of cultivated </w:t>
      </w:r>
      <w:proofErr w:type="spellStart"/>
      <w:r w:rsidRPr="002518D2">
        <w:rPr>
          <w:bCs/>
        </w:rPr>
        <w:t>liriopogons</w:t>
      </w:r>
      <w:proofErr w:type="spellEnd"/>
      <w:r w:rsidRPr="002518D2">
        <w:rPr>
          <w:bCs/>
        </w:rPr>
        <w:t xml:space="preserve"> and genera delineation. </w:t>
      </w:r>
      <w:proofErr w:type="spellStart"/>
      <w:r w:rsidRPr="002518D2">
        <w:rPr>
          <w:bCs/>
        </w:rPr>
        <w:t>HortTechnology</w:t>
      </w:r>
      <w:proofErr w:type="spellEnd"/>
      <w:r w:rsidRPr="002518D2">
        <w:rPr>
          <w:bCs/>
        </w:rPr>
        <w:t xml:space="preserve"> 18: 334–342.</w:t>
      </w:r>
    </w:p>
    <w:p w14:paraId="22AB18C0" w14:textId="706EC93D" w:rsidR="00991E89" w:rsidRPr="00922E0C" w:rsidRDefault="00012664" w:rsidP="00F52413">
      <w:pPr>
        <w:pStyle w:val="Bibliography"/>
        <w:spacing w:line="480" w:lineRule="auto"/>
        <w:rPr>
          <w:bCs/>
        </w:rPr>
      </w:pPr>
      <w:bookmarkStart w:id="35" w:name="ref-Fantz2008b"/>
      <w:bookmarkEnd w:id="34"/>
      <w:proofErr w:type="spellStart"/>
      <w:r w:rsidRPr="00F52413">
        <w:rPr>
          <w:bCs/>
        </w:rPr>
        <w:t>Fantz</w:t>
      </w:r>
      <w:proofErr w:type="spellEnd"/>
      <w:r w:rsidRPr="00F52413">
        <w:rPr>
          <w:bCs/>
        </w:rPr>
        <w:t>, P. R.</w:t>
      </w:r>
      <w:r w:rsidRPr="002518D2">
        <w:rPr>
          <w:bCs/>
        </w:rPr>
        <w:t xml:space="preserve"> </w:t>
      </w:r>
      <w:r w:rsidRPr="00F52413">
        <w:rPr>
          <w:bCs/>
        </w:rPr>
        <w:t>2008b</w:t>
      </w:r>
      <w:r w:rsidRPr="002518D2">
        <w:rPr>
          <w:bCs/>
        </w:rPr>
        <w:t xml:space="preserve">. Species of </w:t>
      </w:r>
      <w:r w:rsidR="0011495F">
        <w:rPr>
          <w:bCs/>
          <w:i/>
        </w:rPr>
        <w:t>L</w:t>
      </w:r>
      <w:r w:rsidR="0011495F" w:rsidRPr="0011495F">
        <w:rPr>
          <w:bCs/>
          <w:i/>
        </w:rPr>
        <w:t>iriope</w:t>
      </w:r>
      <w:r w:rsidR="0011495F" w:rsidRPr="0011495F">
        <w:rPr>
          <w:bCs/>
        </w:rPr>
        <w:t xml:space="preserve"> </w:t>
      </w:r>
      <w:r w:rsidRPr="0011495F">
        <w:rPr>
          <w:bCs/>
        </w:rPr>
        <w:t xml:space="preserve">cultivated in the southeastern United States. </w:t>
      </w:r>
      <w:proofErr w:type="spellStart"/>
      <w:r w:rsidRPr="0011495F">
        <w:rPr>
          <w:bCs/>
        </w:rPr>
        <w:t>HortTechnology</w:t>
      </w:r>
      <w:proofErr w:type="spellEnd"/>
      <w:r w:rsidRPr="0011495F">
        <w:rPr>
          <w:bCs/>
        </w:rPr>
        <w:t xml:space="preserve"> 18: 343–348</w:t>
      </w:r>
      <w:r w:rsidRPr="00922E0C">
        <w:rPr>
          <w:bCs/>
        </w:rPr>
        <w:t>.</w:t>
      </w:r>
    </w:p>
    <w:p w14:paraId="18E1557E" w14:textId="22F02971" w:rsidR="00991E89" w:rsidRPr="0011495F" w:rsidRDefault="00012664" w:rsidP="00F52413">
      <w:pPr>
        <w:pStyle w:val="Bibliography"/>
        <w:spacing w:line="480" w:lineRule="auto"/>
        <w:rPr>
          <w:bCs/>
        </w:rPr>
      </w:pPr>
      <w:bookmarkStart w:id="36" w:name="ref-Fantz2009"/>
      <w:bookmarkEnd w:id="35"/>
      <w:proofErr w:type="spellStart"/>
      <w:r w:rsidRPr="00F52413">
        <w:rPr>
          <w:bCs/>
        </w:rPr>
        <w:t>Fantz</w:t>
      </w:r>
      <w:proofErr w:type="spellEnd"/>
      <w:r w:rsidRPr="00F52413">
        <w:rPr>
          <w:bCs/>
        </w:rPr>
        <w:t>, P. R.</w:t>
      </w:r>
      <w:r w:rsidRPr="002518D2">
        <w:rPr>
          <w:bCs/>
        </w:rPr>
        <w:t xml:space="preserve"> </w:t>
      </w:r>
      <w:r w:rsidRPr="00F52413">
        <w:rPr>
          <w:bCs/>
        </w:rPr>
        <w:t>2009</w:t>
      </w:r>
      <w:r w:rsidRPr="002518D2">
        <w:rPr>
          <w:bCs/>
        </w:rPr>
        <w:t xml:space="preserve">. Names and species of </w:t>
      </w:r>
      <w:r w:rsidR="0011495F">
        <w:rPr>
          <w:bCs/>
          <w:i/>
        </w:rPr>
        <w:t>O</w:t>
      </w:r>
      <w:r w:rsidR="0011495F" w:rsidRPr="0011495F">
        <w:rPr>
          <w:bCs/>
          <w:i/>
        </w:rPr>
        <w:t>phiopogon</w:t>
      </w:r>
      <w:r w:rsidR="0011495F" w:rsidRPr="0011495F">
        <w:rPr>
          <w:bCs/>
        </w:rPr>
        <w:t xml:space="preserve"> </w:t>
      </w:r>
      <w:r w:rsidRPr="0011495F">
        <w:rPr>
          <w:bCs/>
        </w:rPr>
        <w:t xml:space="preserve">cultivated in the southeastern United States. </w:t>
      </w:r>
      <w:proofErr w:type="spellStart"/>
      <w:r w:rsidRPr="0011495F">
        <w:rPr>
          <w:bCs/>
        </w:rPr>
        <w:t>HortTechnology</w:t>
      </w:r>
      <w:proofErr w:type="spellEnd"/>
      <w:r w:rsidRPr="0011495F">
        <w:rPr>
          <w:bCs/>
        </w:rPr>
        <w:t xml:space="preserve"> 19: 385–394.</w:t>
      </w:r>
    </w:p>
    <w:p w14:paraId="17999127" w14:textId="72729DDA" w:rsidR="00991E89" w:rsidRPr="00922E0C" w:rsidRDefault="00012664" w:rsidP="00F52413">
      <w:pPr>
        <w:pStyle w:val="Bibliography"/>
        <w:spacing w:line="480" w:lineRule="auto"/>
        <w:rPr>
          <w:bCs/>
        </w:rPr>
      </w:pPr>
      <w:bookmarkStart w:id="37" w:name="ref-Fantz2015"/>
      <w:bookmarkEnd w:id="36"/>
      <w:proofErr w:type="spellStart"/>
      <w:r w:rsidRPr="00F52413">
        <w:rPr>
          <w:bCs/>
        </w:rPr>
        <w:lastRenderedPageBreak/>
        <w:t>Fantz</w:t>
      </w:r>
      <w:proofErr w:type="spellEnd"/>
      <w:r w:rsidRPr="00F52413">
        <w:rPr>
          <w:bCs/>
        </w:rPr>
        <w:t xml:space="preserve">, P. R., D. Carey, T. Avent, and J. </w:t>
      </w:r>
      <w:proofErr w:type="spellStart"/>
      <w:r w:rsidRPr="00F52413">
        <w:rPr>
          <w:bCs/>
        </w:rPr>
        <w:t>Lattier</w:t>
      </w:r>
      <w:proofErr w:type="spellEnd"/>
      <w:r w:rsidRPr="002518D2">
        <w:rPr>
          <w:bCs/>
        </w:rPr>
        <w:t xml:space="preserve">. </w:t>
      </w:r>
      <w:r w:rsidRPr="00F52413">
        <w:rPr>
          <w:bCs/>
        </w:rPr>
        <w:t>2015</w:t>
      </w:r>
      <w:r w:rsidRPr="002518D2">
        <w:rPr>
          <w:bCs/>
        </w:rPr>
        <w:t xml:space="preserve">. Inventory, descriptions, and keys to segregation and identification of </w:t>
      </w:r>
      <w:proofErr w:type="spellStart"/>
      <w:r w:rsidRPr="002518D2">
        <w:rPr>
          <w:bCs/>
        </w:rPr>
        <w:t>l</w:t>
      </w:r>
      <w:r w:rsidRPr="00922E0C">
        <w:rPr>
          <w:bCs/>
        </w:rPr>
        <w:t>iriopogons</w:t>
      </w:r>
      <w:proofErr w:type="spellEnd"/>
      <w:r w:rsidRPr="00922E0C">
        <w:rPr>
          <w:bCs/>
        </w:rPr>
        <w:t xml:space="preserve"> cultivated in the southeastern United States. </w:t>
      </w:r>
      <w:proofErr w:type="spellStart"/>
      <w:r w:rsidRPr="00922E0C">
        <w:rPr>
          <w:bCs/>
        </w:rPr>
        <w:t>HortScience</w:t>
      </w:r>
      <w:proofErr w:type="spellEnd"/>
      <w:r w:rsidRPr="00922E0C">
        <w:rPr>
          <w:bCs/>
        </w:rPr>
        <w:t xml:space="preserve"> 50: 957–993.</w:t>
      </w:r>
    </w:p>
    <w:p w14:paraId="7962387E" w14:textId="321EB12D" w:rsidR="00991E89" w:rsidRPr="00F52413" w:rsidRDefault="00012664" w:rsidP="00F52413">
      <w:pPr>
        <w:pStyle w:val="Bibliography"/>
        <w:spacing w:line="480" w:lineRule="auto"/>
        <w:rPr>
          <w:bCs/>
          <w:rPrChange w:id="38" w:author="Fife, Austin N" w:date="2021-02-22T11:21:00Z">
            <w:rPr>
              <w:bCs/>
              <w:lang w:val="es-419"/>
            </w:rPr>
          </w:rPrChange>
        </w:rPr>
      </w:pPr>
      <w:bookmarkStart w:id="39" w:name="ref-FreitasAstua2002"/>
      <w:bookmarkEnd w:id="37"/>
      <w:r w:rsidRPr="00F52413">
        <w:rPr>
          <w:bCs/>
        </w:rPr>
        <w:t>Freitas-</w:t>
      </w:r>
      <w:proofErr w:type="spellStart"/>
      <w:r w:rsidRPr="00F52413">
        <w:rPr>
          <w:bCs/>
        </w:rPr>
        <w:t>Astúa</w:t>
      </w:r>
      <w:proofErr w:type="spellEnd"/>
      <w:r w:rsidRPr="00F52413">
        <w:rPr>
          <w:bCs/>
        </w:rPr>
        <w:t xml:space="preserve">, J., L. Moreira, C. Rivera, C. M. </w:t>
      </w:r>
      <w:proofErr w:type="spellStart"/>
      <w:r w:rsidRPr="00F52413">
        <w:rPr>
          <w:bCs/>
        </w:rPr>
        <w:t>Rodrı́guez</w:t>
      </w:r>
      <w:proofErr w:type="spellEnd"/>
      <w:r w:rsidRPr="00F52413">
        <w:rPr>
          <w:bCs/>
        </w:rPr>
        <w:t>, and E. W. Kitajima</w:t>
      </w:r>
      <w:r w:rsidRPr="002518D2">
        <w:rPr>
          <w:bCs/>
        </w:rPr>
        <w:t xml:space="preserve">. </w:t>
      </w:r>
      <w:r w:rsidRPr="00F52413">
        <w:rPr>
          <w:bCs/>
        </w:rPr>
        <w:t>2002</w:t>
      </w:r>
      <w:r w:rsidRPr="002518D2">
        <w:rPr>
          <w:bCs/>
        </w:rPr>
        <w:t xml:space="preserve">. First report of orchid fleck virus in Costa Rica. </w:t>
      </w:r>
      <w:r w:rsidRPr="00F52413">
        <w:rPr>
          <w:bCs/>
          <w:rPrChange w:id="40" w:author="Fife, Austin N" w:date="2021-02-22T11:21:00Z">
            <w:rPr>
              <w:bCs/>
              <w:lang w:val="es-419"/>
            </w:rPr>
          </w:rPrChange>
        </w:rPr>
        <w:t>Plant Disease 86: 1402–1402.</w:t>
      </w:r>
    </w:p>
    <w:p w14:paraId="481E23DF" w14:textId="18B6732F" w:rsidR="00991E89" w:rsidRPr="0011495F" w:rsidRDefault="00012664" w:rsidP="00F52413">
      <w:pPr>
        <w:pStyle w:val="Bibliography"/>
        <w:spacing w:line="480" w:lineRule="auto"/>
        <w:rPr>
          <w:bCs/>
        </w:rPr>
      </w:pPr>
      <w:bookmarkStart w:id="41" w:name="ref-GarciaEscamilla2018"/>
      <w:bookmarkEnd w:id="39"/>
      <w:r w:rsidRPr="00F52413">
        <w:rPr>
          <w:bCs/>
          <w:lang w:val="es-419"/>
        </w:rPr>
        <w:t xml:space="preserve">García-Escamilla, P., Y. Duran-Trujillo, G. Otero-Colina, G. Valdovinos-Ponce, M. T. Santillán-Galicia, C. F. </w:t>
      </w:r>
      <w:proofErr w:type="spellStart"/>
      <w:r w:rsidRPr="00F52413">
        <w:rPr>
          <w:bCs/>
          <w:lang w:val="es-419"/>
        </w:rPr>
        <w:t>Ortiz-Garcı́a</w:t>
      </w:r>
      <w:proofErr w:type="spellEnd"/>
      <w:r w:rsidRPr="00F52413">
        <w:rPr>
          <w:bCs/>
          <w:lang w:val="es-419"/>
        </w:rPr>
        <w:t xml:space="preserve">, J. J. Velázquez-Monreal, and S. Sánchez-Soto. </w:t>
      </w:r>
      <w:r w:rsidRPr="00F52413">
        <w:rPr>
          <w:bCs/>
        </w:rPr>
        <w:t>2018</w:t>
      </w:r>
      <w:r w:rsidRPr="002518D2">
        <w:rPr>
          <w:bCs/>
        </w:rPr>
        <w:t xml:space="preserve">. Transmission of viruses associated with cytoplasmic and nuclear leprosis symptoms by </w:t>
      </w:r>
      <w:proofErr w:type="spellStart"/>
      <w:r w:rsidR="0011495F">
        <w:rPr>
          <w:bCs/>
          <w:i/>
        </w:rPr>
        <w:t>B</w:t>
      </w:r>
      <w:r w:rsidR="0011495F" w:rsidRPr="0011495F">
        <w:rPr>
          <w:bCs/>
          <w:i/>
        </w:rPr>
        <w:t>revipalpus</w:t>
      </w:r>
      <w:proofErr w:type="spellEnd"/>
      <w:r w:rsidR="0011495F" w:rsidRPr="0011495F">
        <w:rPr>
          <w:bCs/>
          <w:i/>
        </w:rPr>
        <w:t xml:space="preserve"> </w:t>
      </w:r>
      <w:proofErr w:type="spellStart"/>
      <w:r w:rsidRPr="0011495F">
        <w:rPr>
          <w:bCs/>
          <w:i/>
        </w:rPr>
        <w:t>yothersi</w:t>
      </w:r>
      <w:proofErr w:type="spellEnd"/>
      <w:r w:rsidRPr="0011495F">
        <w:rPr>
          <w:bCs/>
        </w:rPr>
        <w:t xml:space="preserve"> and </w:t>
      </w:r>
      <w:r w:rsidR="0011495F">
        <w:rPr>
          <w:bCs/>
          <w:i/>
        </w:rPr>
        <w:t>B</w:t>
      </w:r>
      <w:r w:rsidRPr="0011495F">
        <w:rPr>
          <w:bCs/>
          <w:i/>
        </w:rPr>
        <w:t xml:space="preserve">. </w:t>
      </w:r>
      <w:proofErr w:type="spellStart"/>
      <w:r w:rsidR="0011495F">
        <w:rPr>
          <w:bCs/>
          <w:i/>
        </w:rPr>
        <w:t>c</w:t>
      </w:r>
      <w:r w:rsidR="0011495F" w:rsidRPr="0011495F">
        <w:rPr>
          <w:bCs/>
          <w:i/>
        </w:rPr>
        <w:t>alifornicus</w:t>
      </w:r>
      <w:proofErr w:type="spellEnd"/>
      <w:r w:rsidRPr="0011495F">
        <w:rPr>
          <w:bCs/>
        </w:rPr>
        <w:t>. Tropical Plant Pathology 43: 69–77.</w:t>
      </w:r>
    </w:p>
    <w:p w14:paraId="475303A5" w14:textId="2A6D8254" w:rsidR="00991E89" w:rsidRPr="00922E0C" w:rsidRDefault="00012664" w:rsidP="00F52413">
      <w:pPr>
        <w:pStyle w:val="Bibliography"/>
        <w:spacing w:line="480" w:lineRule="auto"/>
        <w:rPr>
          <w:bCs/>
        </w:rPr>
      </w:pPr>
      <w:bookmarkStart w:id="42" w:name="ref-Gibbs2000"/>
      <w:bookmarkEnd w:id="41"/>
      <w:r w:rsidRPr="00F52413">
        <w:rPr>
          <w:bCs/>
        </w:rPr>
        <w:t>Gibbs, A.</w:t>
      </w:r>
      <w:r w:rsidRPr="002518D2">
        <w:rPr>
          <w:bCs/>
        </w:rPr>
        <w:t xml:space="preserve"> </w:t>
      </w:r>
      <w:r w:rsidRPr="00F52413">
        <w:rPr>
          <w:bCs/>
        </w:rPr>
        <w:t>2000</w:t>
      </w:r>
      <w:r w:rsidRPr="002518D2">
        <w:rPr>
          <w:bCs/>
        </w:rPr>
        <w:t xml:space="preserve">. Viruses of orchids in Australia; their identification, </w:t>
      </w:r>
      <w:proofErr w:type="gramStart"/>
      <w:r w:rsidRPr="002518D2">
        <w:rPr>
          <w:bCs/>
        </w:rPr>
        <w:t>biology</w:t>
      </w:r>
      <w:proofErr w:type="gramEnd"/>
      <w:r w:rsidRPr="002518D2">
        <w:rPr>
          <w:bCs/>
        </w:rPr>
        <w:t xml:space="preserve"> and control</w:t>
      </w:r>
      <w:r w:rsidRPr="0011495F">
        <w:rPr>
          <w:bCs/>
        </w:rPr>
        <w:t>. The Australian Orchid Rev 65: 10–21.</w:t>
      </w:r>
    </w:p>
    <w:p w14:paraId="56BF9E6B" w14:textId="462DA975" w:rsidR="00991E89" w:rsidRPr="00922E0C" w:rsidRDefault="00012664" w:rsidP="00F52413">
      <w:pPr>
        <w:pStyle w:val="Bibliography"/>
        <w:spacing w:line="480" w:lineRule="auto"/>
        <w:rPr>
          <w:bCs/>
        </w:rPr>
      </w:pPr>
      <w:bookmarkStart w:id="43" w:name="ref-Kitajima1974"/>
      <w:bookmarkEnd w:id="42"/>
      <w:r w:rsidRPr="00F52413">
        <w:rPr>
          <w:bCs/>
        </w:rPr>
        <w:t>Kitajima, E. W., A. Blumenschein, and A. S. Costa</w:t>
      </w:r>
      <w:r w:rsidRPr="002518D2">
        <w:rPr>
          <w:bCs/>
        </w:rPr>
        <w:t xml:space="preserve">. </w:t>
      </w:r>
      <w:r w:rsidRPr="00F52413">
        <w:rPr>
          <w:bCs/>
        </w:rPr>
        <w:t>1974</w:t>
      </w:r>
      <w:r w:rsidRPr="002518D2">
        <w:rPr>
          <w:bCs/>
        </w:rPr>
        <w:t>. Rodlike particles associated with ringspot symptoms in several orchid species in Brazil. Journal of Phytopathology 81: 280–286.</w:t>
      </w:r>
    </w:p>
    <w:p w14:paraId="102D41AC" w14:textId="60CAB848" w:rsidR="00991E89" w:rsidRPr="00922E0C" w:rsidRDefault="00012664" w:rsidP="00F52413">
      <w:pPr>
        <w:pStyle w:val="Bibliography"/>
        <w:spacing w:line="480" w:lineRule="auto"/>
        <w:rPr>
          <w:bCs/>
        </w:rPr>
      </w:pPr>
      <w:bookmarkStart w:id="44" w:name="ref-Kitajima2011a"/>
      <w:bookmarkEnd w:id="43"/>
      <w:r w:rsidRPr="00F52413">
        <w:rPr>
          <w:bCs/>
        </w:rPr>
        <w:t xml:space="preserve">Kitajima, E. W., C. M. Chagas, R. </w:t>
      </w:r>
      <w:proofErr w:type="spellStart"/>
      <w:r w:rsidRPr="00F52413">
        <w:rPr>
          <w:bCs/>
        </w:rPr>
        <w:t>Harakava</w:t>
      </w:r>
      <w:proofErr w:type="spellEnd"/>
      <w:r w:rsidRPr="00F52413">
        <w:rPr>
          <w:bCs/>
        </w:rPr>
        <w:t xml:space="preserve">, R. F. </w:t>
      </w:r>
      <w:proofErr w:type="spellStart"/>
      <w:r w:rsidRPr="00F52413">
        <w:rPr>
          <w:bCs/>
        </w:rPr>
        <w:t>Calegario</w:t>
      </w:r>
      <w:proofErr w:type="spellEnd"/>
      <w:r w:rsidRPr="00F52413">
        <w:rPr>
          <w:bCs/>
        </w:rPr>
        <w:t>, J. Freitas-</w:t>
      </w:r>
      <w:proofErr w:type="spellStart"/>
      <w:r w:rsidRPr="00F52413">
        <w:rPr>
          <w:bCs/>
        </w:rPr>
        <w:t>Astúa</w:t>
      </w:r>
      <w:proofErr w:type="spellEnd"/>
      <w:r w:rsidRPr="00F52413">
        <w:rPr>
          <w:bCs/>
        </w:rPr>
        <w:t>, J. C. V. Rodrigues, and C. C. Childers</w:t>
      </w:r>
      <w:r w:rsidRPr="002518D2">
        <w:rPr>
          <w:bCs/>
        </w:rPr>
        <w:t xml:space="preserve">. </w:t>
      </w:r>
      <w:r w:rsidRPr="00F52413">
        <w:rPr>
          <w:bCs/>
        </w:rPr>
        <w:t>2011</w:t>
      </w:r>
      <w:r w:rsidRPr="002518D2">
        <w:rPr>
          <w:bCs/>
        </w:rPr>
        <w:t>. Citrus leprosis in Florida, USA, appears to have been caused by the nuclear type of citrus leprosis virus (</w:t>
      </w:r>
      <w:proofErr w:type="spellStart"/>
      <w:r w:rsidRPr="002518D2">
        <w:rPr>
          <w:bCs/>
        </w:rPr>
        <w:t>CilLV</w:t>
      </w:r>
      <w:proofErr w:type="spellEnd"/>
      <w:r w:rsidRPr="002518D2">
        <w:rPr>
          <w:bCs/>
        </w:rPr>
        <w:t xml:space="preserve">-N). Virus Reviews &amp; Research </w:t>
      </w:r>
      <w:commentRangeStart w:id="45"/>
      <w:r w:rsidRPr="002518D2">
        <w:rPr>
          <w:bCs/>
        </w:rPr>
        <w:t>16.</w:t>
      </w:r>
      <w:commentRangeEnd w:id="45"/>
      <w:r w:rsidR="00922E0C">
        <w:rPr>
          <w:rStyle w:val="CommentReference"/>
        </w:rPr>
        <w:commentReference w:id="45"/>
      </w:r>
    </w:p>
    <w:p w14:paraId="333D0BF2" w14:textId="6795E4F1" w:rsidR="00991E89" w:rsidRPr="000A0B38" w:rsidRDefault="00012664" w:rsidP="00F52413">
      <w:pPr>
        <w:pStyle w:val="Bibliography"/>
        <w:spacing w:line="480" w:lineRule="auto"/>
        <w:rPr>
          <w:bCs/>
        </w:rPr>
      </w:pPr>
      <w:bookmarkStart w:id="46" w:name="ref-Kitajima2001"/>
      <w:bookmarkEnd w:id="44"/>
      <w:r w:rsidRPr="00F52413">
        <w:rPr>
          <w:bCs/>
        </w:rPr>
        <w:t xml:space="preserve">Kitajima, E. W., H. Kondo, A. Mackenzie, J. A. M. Rezende, R. </w:t>
      </w:r>
      <w:proofErr w:type="spellStart"/>
      <w:r w:rsidRPr="00F52413">
        <w:rPr>
          <w:bCs/>
        </w:rPr>
        <w:t>Gioria</w:t>
      </w:r>
      <w:proofErr w:type="spellEnd"/>
      <w:r w:rsidRPr="00F52413">
        <w:rPr>
          <w:bCs/>
        </w:rPr>
        <w:t xml:space="preserve">, A. Gibbs, and T. </w:t>
      </w:r>
      <w:proofErr w:type="spellStart"/>
      <w:r w:rsidRPr="00F52413">
        <w:rPr>
          <w:bCs/>
        </w:rPr>
        <w:t>Tamada</w:t>
      </w:r>
      <w:proofErr w:type="spellEnd"/>
      <w:r w:rsidRPr="002518D2">
        <w:rPr>
          <w:bCs/>
        </w:rPr>
        <w:t xml:space="preserve">. </w:t>
      </w:r>
      <w:r w:rsidRPr="00F52413">
        <w:rPr>
          <w:bCs/>
        </w:rPr>
        <w:t>2001</w:t>
      </w:r>
      <w:r w:rsidRPr="002518D2">
        <w:rPr>
          <w:bCs/>
        </w:rPr>
        <w:t xml:space="preserve">. Comparative cytopathology and immunocytochemistry of Japanese, </w:t>
      </w:r>
      <w:proofErr w:type="gramStart"/>
      <w:r w:rsidRPr="002518D2">
        <w:rPr>
          <w:bCs/>
        </w:rPr>
        <w:t>Australian</w:t>
      </w:r>
      <w:proofErr w:type="gramEnd"/>
      <w:r w:rsidRPr="002518D2">
        <w:rPr>
          <w:bCs/>
        </w:rPr>
        <w:t xml:space="preserve"> and Brazilian isolates of </w:t>
      </w:r>
      <w:r w:rsidR="000A0B38" w:rsidRPr="00F52413">
        <w:rPr>
          <w:bCs/>
          <w:i/>
          <w:iCs/>
        </w:rPr>
        <w:t xml:space="preserve">Orchid </w:t>
      </w:r>
      <w:r w:rsidRPr="00F52413">
        <w:rPr>
          <w:bCs/>
          <w:i/>
          <w:iCs/>
        </w:rPr>
        <w:t>fleck virus</w:t>
      </w:r>
      <w:r w:rsidRPr="002518D2">
        <w:rPr>
          <w:bCs/>
        </w:rPr>
        <w:t>. Journal of General Plant Pathology 67: 231–237.</w:t>
      </w:r>
    </w:p>
    <w:p w14:paraId="4800200D" w14:textId="6100996D" w:rsidR="00991E89" w:rsidRPr="00922E0C" w:rsidRDefault="00012664" w:rsidP="00F52413">
      <w:pPr>
        <w:pStyle w:val="Bibliography"/>
        <w:spacing w:line="480" w:lineRule="auto"/>
        <w:rPr>
          <w:bCs/>
        </w:rPr>
      </w:pPr>
      <w:bookmarkStart w:id="47" w:name="ref-Kitajima2010"/>
      <w:bookmarkEnd w:id="46"/>
      <w:r w:rsidRPr="00F52413">
        <w:rPr>
          <w:bCs/>
        </w:rPr>
        <w:lastRenderedPageBreak/>
        <w:t>Kitajima, E. W., J. C. V. Rodrigues, and J. Freitas-</w:t>
      </w:r>
      <w:proofErr w:type="spellStart"/>
      <w:r w:rsidRPr="00F52413">
        <w:rPr>
          <w:bCs/>
        </w:rPr>
        <w:t>Astua</w:t>
      </w:r>
      <w:proofErr w:type="spellEnd"/>
      <w:r w:rsidRPr="002518D2">
        <w:rPr>
          <w:bCs/>
        </w:rPr>
        <w:t xml:space="preserve">. </w:t>
      </w:r>
      <w:r w:rsidRPr="00F52413">
        <w:rPr>
          <w:bCs/>
        </w:rPr>
        <w:t>2010</w:t>
      </w:r>
      <w:r w:rsidRPr="002518D2">
        <w:rPr>
          <w:bCs/>
        </w:rPr>
        <w:t xml:space="preserve">. An annotated list of ornamentals naturally found infected by </w:t>
      </w:r>
      <w:proofErr w:type="spellStart"/>
      <w:r w:rsidR="00C4083B">
        <w:rPr>
          <w:bCs/>
          <w:i/>
        </w:rPr>
        <w:t>B</w:t>
      </w:r>
      <w:r w:rsidR="00C4083B" w:rsidRPr="00C4083B">
        <w:rPr>
          <w:bCs/>
          <w:i/>
        </w:rPr>
        <w:t>revipalpus</w:t>
      </w:r>
      <w:proofErr w:type="spellEnd"/>
      <w:r w:rsidR="00C4083B" w:rsidRPr="00E767AA">
        <w:rPr>
          <w:bCs/>
        </w:rPr>
        <w:t xml:space="preserve"> </w:t>
      </w:r>
      <w:r w:rsidRPr="00E767AA">
        <w:rPr>
          <w:bCs/>
        </w:rPr>
        <w:t>mite-transmitted viruses. Scientia Agricola 67: 348–371.</w:t>
      </w:r>
    </w:p>
    <w:p w14:paraId="47DA6418" w14:textId="77777777" w:rsidR="00991E89" w:rsidRPr="00E767AA" w:rsidRDefault="00012664" w:rsidP="00F52413">
      <w:pPr>
        <w:pStyle w:val="Bibliography"/>
        <w:spacing w:line="480" w:lineRule="auto"/>
        <w:rPr>
          <w:bCs/>
        </w:rPr>
      </w:pPr>
      <w:bookmarkStart w:id="48" w:name="ref-Knorr1968"/>
      <w:bookmarkEnd w:id="47"/>
      <w:r w:rsidRPr="00F52413">
        <w:rPr>
          <w:bCs/>
        </w:rPr>
        <w:t>Knorr, L. C.</w:t>
      </w:r>
      <w:r w:rsidRPr="002518D2">
        <w:rPr>
          <w:bCs/>
        </w:rPr>
        <w:t xml:space="preserve"> </w:t>
      </w:r>
      <w:r w:rsidRPr="00F52413">
        <w:rPr>
          <w:bCs/>
        </w:rPr>
        <w:t>1968</w:t>
      </w:r>
      <w:r w:rsidRPr="002518D2">
        <w:rPr>
          <w:bCs/>
        </w:rPr>
        <w:t>. Studies on the etiology of leprosis in ci</w:t>
      </w:r>
      <w:r w:rsidRPr="0011495F">
        <w:rPr>
          <w:bCs/>
        </w:rPr>
        <w:t xml:space="preserve">trus. </w:t>
      </w:r>
      <w:r w:rsidRPr="0011495F">
        <w:rPr>
          <w:bCs/>
          <w:i/>
        </w:rPr>
        <w:t>In</w:t>
      </w:r>
      <w:r w:rsidRPr="0011495F">
        <w:rPr>
          <w:bCs/>
        </w:rPr>
        <w:t xml:space="preserve"> International Organization of Citrus Virologists Conference Proceedings</w:t>
      </w:r>
      <w:commentRangeStart w:id="49"/>
      <w:r w:rsidRPr="0011495F">
        <w:rPr>
          <w:bCs/>
        </w:rPr>
        <w:t>.</w:t>
      </w:r>
      <w:commentRangeEnd w:id="49"/>
      <w:r w:rsidR="00E767AA">
        <w:rPr>
          <w:rStyle w:val="CommentReference"/>
        </w:rPr>
        <w:commentReference w:id="49"/>
      </w:r>
    </w:p>
    <w:p w14:paraId="203ED09A" w14:textId="6F0AE088" w:rsidR="00991E89" w:rsidRPr="00E767AA" w:rsidRDefault="00012664" w:rsidP="00F52413">
      <w:pPr>
        <w:pStyle w:val="Bibliography"/>
        <w:spacing w:line="480" w:lineRule="auto"/>
        <w:rPr>
          <w:bCs/>
        </w:rPr>
      </w:pPr>
      <w:bookmarkStart w:id="50" w:name="ref-Ko1985"/>
      <w:bookmarkEnd w:id="48"/>
      <w:r w:rsidRPr="00F52413">
        <w:rPr>
          <w:bCs/>
        </w:rPr>
        <w:t xml:space="preserve">Ko, N.-J., F. W. </w:t>
      </w:r>
      <w:proofErr w:type="spellStart"/>
      <w:r w:rsidRPr="00F52413">
        <w:rPr>
          <w:bCs/>
        </w:rPr>
        <w:t>Zettler</w:t>
      </w:r>
      <w:proofErr w:type="spellEnd"/>
      <w:r w:rsidRPr="00F52413">
        <w:rPr>
          <w:bCs/>
        </w:rPr>
        <w:t>, J. R. Edwardson, and R. G. Christie</w:t>
      </w:r>
      <w:r w:rsidRPr="002518D2">
        <w:rPr>
          <w:bCs/>
        </w:rPr>
        <w:t xml:space="preserve">. </w:t>
      </w:r>
      <w:r w:rsidRPr="00F52413">
        <w:rPr>
          <w:bCs/>
        </w:rPr>
        <w:t>1985</w:t>
      </w:r>
      <w:r w:rsidRPr="002518D2">
        <w:rPr>
          <w:bCs/>
        </w:rPr>
        <w:t xml:space="preserve">. Light microscopic techniques for detecting orchid viruses. Acta </w:t>
      </w:r>
      <w:proofErr w:type="spellStart"/>
      <w:r w:rsidRPr="002518D2">
        <w:rPr>
          <w:bCs/>
        </w:rPr>
        <w:t>Horticulturae</w:t>
      </w:r>
      <w:proofErr w:type="spellEnd"/>
      <w:r w:rsidRPr="002518D2">
        <w:rPr>
          <w:bCs/>
        </w:rPr>
        <w:t xml:space="preserve"> 241–254.</w:t>
      </w:r>
    </w:p>
    <w:p w14:paraId="24D55C4B" w14:textId="0F54BDDE" w:rsidR="00991E89" w:rsidRPr="00E767AA" w:rsidRDefault="00012664" w:rsidP="00F52413">
      <w:pPr>
        <w:pStyle w:val="Bibliography"/>
        <w:spacing w:line="480" w:lineRule="auto"/>
        <w:rPr>
          <w:bCs/>
        </w:rPr>
      </w:pPr>
      <w:bookmarkStart w:id="51" w:name="ref-Kondo2003"/>
      <w:bookmarkEnd w:id="50"/>
      <w:r w:rsidRPr="00F52413">
        <w:rPr>
          <w:bCs/>
        </w:rPr>
        <w:t xml:space="preserve">Kondo, H., T. Maeda, and T. </w:t>
      </w:r>
      <w:proofErr w:type="spellStart"/>
      <w:r w:rsidRPr="00F52413">
        <w:rPr>
          <w:bCs/>
        </w:rPr>
        <w:t>Tamada</w:t>
      </w:r>
      <w:proofErr w:type="spellEnd"/>
      <w:r w:rsidRPr="002518D2">
        <w:rPr>
          <w:bCs/>
        </w:rPr>
        <w:t xml:space="preserve">. </w:t>
      </w:r>
      <w:r w:rsidRPr="00F52413">
        <w:rPr>
          <w:bCs/>
        </w:rPr>
        <w:t>2003</w:t>
      </w:r>
      <w:r w:rsidRPr="002518D2">
        <w:rPr>
          <w:bCs/>
        </w:rPr>
        <w:t xml:space="preserve">. Orchid fleck virus: </w:t>
      </w:r>
      <w:proofErr w:type="spellStart"/>
      <w:r w:rsidRPr="0011495F">
        <w:rPr>
          <w:bCs/>
          <w:i/>
        </w:rPr>
        <w:t>Brevipalpus</w:t>
      </w:r>
      <w:proofErr w:type="spellEnd"/>
      <w:r w:rsidRPr="0011495F">
        <w:rPr>
          <w:bCs/>
          <w:i/>
        </w:rPr>
        <w:t xml:space="preserve"> </w:t>
      </w:r>
      <w:proofErr w:type="spellStart"/>
      <w:r w:rsidRPr="0011495F">
        <w:rPr>
          <w:bCs/>
          <w:i/>
        </w:rPr>
        <w:t>californicus</w:t>
      </w:r>
      <w:proofErr w:type="spellEnd"/>
      <w:r w:rsidRPr="0011495F">
        <w:rPr>
          <w:bCs/>
        </w:rPr>
        <w:t xml:space="preserve"> mite transmission, biological </w:t>
      </w:r>
      <w:proofErr w:type="gramStart"/>
      <w:r w:rsidRPr="0011495F">
        <w:rPr>
          <w:bCs/>
        </w:rPr>
        <w:t>properties</w:t>
      </w:r>
      <w:proofErr w:type="gramEnd"/>
      <w:r w:rsidRPr="0011495F">
        <w:rPr>
          <w:bCs/>
        </w:rPr>
        <w:t xml:space="preserve"> and genome structure. Experimental and Applied Acarology</w:t>
      </w:r>
      <w:r w:rsidR="00922E0C">
        <w:rPr>
          <w:bCs/>
        </w:rPr>
        <w:t xml:space="preserve"> </w:t>
      </w:r>
      <w:r w:rsidRPr="0011495F">
        <w:rPr>
          <w:bCs/>
        </w:rPr>
        <w:t>30: 215–223.</w:t>
      </w:r>
    </w:p>
    <w:p w14:paraId="28427380" w14:textId="67F6EDB2" w:rsidR="00991E89" w:rsidRDefault="00012664" w:rsidP="00F52413">
      <w:pPr>
        <w:pStyle w:val="Bibliography"/>
        <w:spacing w:line="480" w:lineRule="auto"/>
        <w:rPr>
          <w:bCs/>
        </w:rPr>
      </w:pPr>
      <w:bookmarkStart w:id="52" w:name="ref-Kubo2009b"/>
      <w:bookmarkEnd w:id="51"/>
      <w:r w:rsidRPr="00F52413">
        <w:rPr>
          <w:bCs/>
        </w:rPr>
        <w:t>Kubo, K. S., J. Freitas-</w:t>
      </w:r>
      <w:proofErr w:type="spellStart"/>
      <w:r w:rsidRPr="00F52413">
        <w:rPr>
          <w:bCs/>
        </w:rPr>
        <w:t>Astúa</w:t>
      </w:r>
      <w:proofErr w:type="spellEnd"/>
      <w:r w:rsidRPr="00F52413">
        <w:rPr>
          <w:bCs/>
        </w:rPr>
        <w:t>, M. A. Machado, and E. W. Kitajima</w:t>
      </w:r>
      <w:r w:rsidRPr="002518D2">
        <w:rPr>
          <w:bCs/>
        </w:rPr>
        <w:t xml:space="preserve">. </w:t>
      </w:r>
      <w:r w:rsidRPr="00F52413">
        <w:rPr>
          <w:bCs/>
        </w:rPr>
        <w:t>2009</w:t>
      </w:r>
      <w:r w:rsidRPr="002518D2">
        <w:rPr>
          <w:bCs/>
        </w:rPr>
        <w:t>. Or</w:t>
      </w:r>
      <w:r w:rsidRPr="000A0B38">
        <w:rPr>
          <w:bCs/>
        </w:rPr>
        <w:t xml:space="preserve">chid fleck symptoms may be caused naturally by two different viruses transmitted by </w:t>
      </w:r>
      <w:proofErr w:type="spellStart"/>
      <w:r w:rsidR="00E767AA">
        <w:rPr>
          <w:bCs/>
          <w:i/>
        </w:rPr>
        <w:t>B</w:t>
      </w:r>
      <w:r w:rsidR="00E767AA" w:rsidRPr="00E767AA">
        <w:rPr>
          <w:bCs/>
          <w:i/>
        </w:rPr>
        <w:t>revipalpus</w:t>
      </w:r>
      <w:proofErr w:type="spellEnd"/>
      <w:r w:rsidRPr="00E767AA">
        <w:rPr>
          <w:bCs/>
        </w:rPr>
        <w:t>. Journal of General Plant Pathology 75: 250–255.</w:t>
      </w:r>
    </w:p>
    <w:p w14:paraId="16A55BA7" w14:textId="7A0A71A0" w:rsidR="00625F29" w:rsidRPr="00F52413" w:rsidRDefault="00625F29" w:rsidP="00F52413">
      <w:pPr>
        <w:spacing w:after="160" w:line="480" w:lineRule="auto"/>
        <w:rPr>
          <w:rFonts w:ascii="Times New Roman" w:hAnsi="Times New Roman" w:cs="Times New Roman"/>
          <w:color w:val="222222"/>
          <w:shd w:val="clear" w:color="auto" w:fill="FFFFFF"/>
        </w:rPr>
      </w:pPr>
      <w:proofErr w:type="spellStart"/>
      <w:r w:rsidRPr="00F52413">
        <w:rPr>
          <w:rFonts w:ascii="Times New Roman" w:hAnsi="Times New Roman" w:cs="Times New Roman"/>
          <w:color w:val="222222"/>
          <w:shd w:val="clear" w:color="auto" w:fill="FFFFFF"/>
        </w:rPr>
        <w:t>Lattier</w:t>
      </w:r>
      <w:proofErr w:type="spellEnd"/>
      <w:r w:rsidRPr="00F52413">
        <w:rPr>
          <w:rFonts w:ascii="Times New Roman" w:hAnsi="Times New Roman" w:cs="Times New Roman"/>
          <w:color w:val="222222"/>
          <w:shd w:val="clear" w:color="auto" w:fill="FFFFFF"/>
        </w:rPr>
        <w:t>, J. D.,</w:t>
      </w:r>
      <w:r w:rsidRPr="00625F29">
        <w:rPr>
          <w:rFonts w:ascii="Times New Roman" w:hAnsi="Times New Roman" w:cs="Times New Roman"/>
          <w:color w:val="222222"/>
          <w:shd w:val="clear" w:color="auto" w:fill="FFFFFF"/>
        </w:rPr>
        <w:t xml:space="preserve"> </w:t>
      </w:r>
      <w:r w:rsidRPr="00F67BB8">
        <w:rPr>
          <w:rFonts w:ascii="Times New Roman" w:hAnsi="Times New Roman" w:cs="Times New Roman"/>
          <w:color w:val="222222"/>
          <w:shd w:val="clear" w:color="auto" w:fill="FFFFFF"/>
        </w:rPr>
        <w:t>T. G.</w:t>
      </w:r>
      <w:r w:rsidRPr="00F52413">
        <w:rPr>
          <w:rFonts w:ascii="Times New Roman" w:hAnsi="Times New Roman" w:cs="Times New Roman"/>
          <w:color w:val="222222"/>
          <w:shd w:val="clear" w:color="auto" w:fill="FFFFFF"/>
        </w:rPr>
        <w:t xml:space="preserve"> Ranney, </w:t>
      </w:r>
      <w:r w:rsidRPr="004F2FD0">
        <w:rPr>
          <w:rFonts w:ascii="Times New Roman" w:hAnsi="Times New Roman" w:cs="Times New Roman"/>
          <w:color w:val="222222"/>
          <w:shd w:val="clear" w:color="auto" w:fill="FFFFFF"/>
        </w:rPr>
        <w:t>P. R.</w:t>
      </w:r>
      <w:r w:rsidRPr="00F52413">
        <w:rPr>
          <w:rFonts w:ascii="Times New Roman" w:hAnsi="Times New Roman" w:cs="Times New Roman"/>
          <w:color w:val="222222"/>
          <w:shd w:val="clear" w:color="auto" w:fill="FFFFFF"/>
        </w:rPr>
        <w:t xml:space="preserve"> </w:t>
      </w:r>
      <w:proofErr w:type="spellStart"/>
      <w:r w:rsidRPr="00F52413">
        <w:rPr>
          <w:rFonts w:ascii="Times New Roman" w:hAnsi="Times New Roman" w:cs="Times New Roman"/>
          <w:color w:val="222222"/>
          <w:shd w:val="clear" w:color="auto" w:fill="FFFFFF"/>
        </w:rPr>
        <w:t>Fantz</w:t>
      </w:r>
      <w:proofErr w:type="spellEnd"/>
      <w:r w:rsidRPr="00F52413">
        <w:rPr>
          <w:rFonts w:ascii="Times New Roman" w:hAnsi="Times New Roman" w:cs="Times New Roman"/>
          <w:color w:val="222222"/>
          <w:shd w:val="clear" w:color="auto" w:fill="FFFFFF"/>
        </w:rPr>
        <w:t>,</w:t>
      </w:r>
      <w:r w:rsidRPr="00625F29">
        <w:rPr>
          <w:rFonts w:ascii="Times New Roman" w:hAnsi="Times New Roman" w:cs="Times New Roman"/>
          <w:color w:val="222222"/>
          <w:shd w:val="clear" w:color="auto" w:fill="FFFFFF"/>
        </w:rPr>
        <w:t xml:space="preserve"> </w:t>
      </w:r>
      <w:r w:rsidRPr="002F0523">
        <w:rPr>
          <w:rFonts w:ascii="Times New Roman" w:hAnsi="Times New Roman" w:cs="Times New Roman"/>
          <w:color w:val="222222"/>
          <w:shd w:val="clear" w:color="auto" w:fill="FFFFFF"/>
        </w:rPr>
        <w:t>T.</w:t>
      </w:r>
      <w:r w:rsidRPr="00F52413">
        <w:rPr>
          <w:rFonts w:ascii="Times New Roman" w:hAnsi="Times New Roman" w:cs="Times New Roman"/>
          <w:color w:val="222222"/>
          <w:shd w:val="clear" w:color="auto" w:fill="FFFFFF"/>
        </w:rPr>
        <w:t xml:space="preserve"> Avent</w:t>
      </w:r>
      <w:r w:rsidR="002D2A75">
        <w:rPr>
          <w:rFonts w:ascii="Times New Roman" w:hAnsi="Times New Roman" w:cs="Times New Roman"/>
          <w:color w:val="222222"/>
          <w:shd w:val="clear" w:color="auto" w:fill="FFFFFF"/>
        </w:rPr>
        <w:t>.</w:t>
      </w:r>
      <w:r w:rsidRPr="00F52413">
        <w:rPr>
          <w:rFonts w:ascii="Times New Roman" w:hAnsi="Times New Roman" w:cs="Times New Roman"/>
          <w:color w:val="222222"/>
          <w:shd w:val="clear" w:color="auto" w:fill="FFFFFF"/>
        </w:rPr>
        <w:t xml:space="preserve"> 2014. Identification, nomenclature, genome sizes, and ploidy levels of </w:t>
      </w:r>
      <w:r w:rsidRPr="00F52413">
        <w:rPr>
          <w:rFonts w:ascii="Times New Roman" w:hAnsi="Times New Roman" w:cs="Times New Roman"/>
          <w:i/>
          <w:iCs/>
          <w:color w:val="222222"/>
          <w:shd w:val="clear" w:color="auto" w:fill="FFFFFF"/>
        </w:rPr>
        <w:t>Liriope</w:t>
      </w:r>
      <w:r w:rsidRPr="00F52413">
        <w:rPr>
          <w:rFonts w:ascii="Times New Roman" w:hAnsi="Times New Roman" w:cs="Times New Roman"/>
          <w:color w:val="222222"/>
          <w:shd w:val="clear" w:color="auto" w:fill="FFFFFF"/>
        </w:rPr>
        <w:t xml:space="preserve"> and </w:t>
      </w:r>
      <w:r w:rsidRPr="00F52413">
        <w:rPr>
          <w:rFonts w:ascii="Times New Roman" w:hAnsi="Times New Roman" w:cs="Times New Roman"/>
          <w:i/>
          <w:iCs/>
          <w:color w:val="222222"/>
          <w:shd w:val="clear" w:color="auto" w:fill="FFFFFF"/>
        </w:rPr>
        <w:t>Ophiopogon</w:t>
      </w:r>
      <w:r w:rsidRPr="00F52413">
        <w:rPr>
          <w:rFonts w:ascii="Times New Roman" w:hAnsi="Times New Roman" w:cs="Times New Roman"/>
          <w:color w:val="222222"/>
          <w:shd w:val="clear" w:color="auto" w:fill="FFFFFF"/>
        </w:rPr>
        <w:t xml:space="preserve"> taxa. </w:t>
      </w:r>
      <w:proofErr w:type="spellStart"/>
      <w:r w:rsidRPr="00F52413">
        <w:rPr>
          <w:rFonts w:ascii="Times New Roman" w:hAnsi="Times New Roman" w:cs="Times New Roman"/>
          <w:color w:val="222222"/>
          <w:shd w:val="clear" w:color="auto" w:fill="FFFFFF"/>
        </w:rPr>
        <w:t>HortScience</w:t>
      </w:r>
      <w:proofErr w:type="spellEnd"/>
      <w:r w:rsidRPr="00F52413">
        <w:rPr>
          <w:rFonts w:ascii="Times New Roman" w:hAnsi="Times New Roman" w:cs="Times New Roman"/>
          <w:color w:val="222222"/>
          <w:shd w:val="clear" w:color="auto" w:fill="FFFFFF"/>
        </w:rPr>
        <w:t> 4</w:t>
      </w:r>
      <w:r>
        <w:rPr>
          <w:rFonts w:ascii="Times New Roman" w:hAnsi="Times New Roman" w:cs="Times New Roman"/>
          <w:color w:val="222222"/>
          <w:shd w:val="clear" w:color="auto" w:fill="FFFFFF"/>
        </w:rPr>
        <w:t>9:</w:t>
      </w:r>
      <w:r w:rsidRPr="00F52413">
        <w:rPr>
          <w:rFonts w:ascii="Times New Roman" w:hAnsi="Times New Roman" w:cs="Times New Roman"/>
          <w:color w:val="222222"/>
          <w:shd w:val="clear" w:color="auto" w:fill="FFFFFF"/>
        </w:rPr>
        <w:t xml:space="preserve"> 145-151.</w:t>
      </w:r>
    </w:p>
    <w:p w14:paraId="1855CF91" w14:textId="0709A367" w:rsidR="00991E89" w:rsidRPr="00E767AA" w:rsidRDefault="00012664" w:rsidP="00F52413">
      <w:pPr>
        <w:pStyle w:val="Bibliography"/>
        <w:spacing w:line="480" w:lineRule="auto"/>
        <w:rPr>
          <w:bCs/>
        </w:rPr>
      </w:pPr>
      <w:bookmarkStart w:id="53" w:name="ref-Lesemann1971"/>
      <w:bookmarkEnd w:id="52"/>
      <w:proofErr w:type="spellStart"/>
      <w:r w:rsidRPr="00F52413">
        <w:rPr>
          <w:bCs/>
        </w:rPr>
        <w:t>Lesemann</w:t>
      </w:r>
      <w:proofErr w:type="spellEnd"/>
      <w:r w:rsidRPr="00F52413">
        <w:rPr>
          <w:bCs/>
        </w:rPr>
        <w:t xml:space="preserve">, D., and J. </w:t>
      </w:r>
      <w:proofErr w:type="spellStart"/>
      <w:r w:rsidRPr="00F52413">
        <w:rPr>
          <w:bCs/>
        </w:rPr>
        <w:t>Begtrup</w:t>
      </w:r>
      <w:proofErr w:type="spellEnd"/>
      <w:r w:rsidRPr="002518D2">
        <w:rPr>
          <w:bCs/>
        </w:rPr>
        <w:t xml:space="preserve">. </w:t>
      </w:r>
      <w:r w:rsidRPr="00F52413">
        <w:rPr>
          <w:bCs/>
        </w:rPr>
        <w:t>1971</w:t>
      </w:r>
      <w:r w:rsidRPr="002518D2">
        <w:rPr>
          <w:bCs/>
        </w:rPr>
        <w:t xml:space="preserve">. </w:t>
      </w:r>
      <w:proofErr w:type="spellStart"/>
      <w:r w:rsidRPr="002518D2">
        <w:rPr>
          <w:bCs/>
        </w:rPr>
        <w:t>Elektronenmikroskopischer</w:t>
      </w:r>
      <w:proofErr w:type="spellEnd"/>
      <w:r w:rsidRPr="002518D2">
        <w:rPr>
          <w:bCs/>
        </w:rPr>
        <w:t xml:space="preserve"> </w:t>
      </w:r>
      <w:proofErr w:type="spellStart"/>
      <w:r w:rsidRPr="002518D2">
        <w:rPr>
          <w:bCs/>
        </w:rPr>
        <w:t>nachweis</w:t>
      </w:r>
      <w:proofErr w:type="spellEnd"/>
      <w:r w:rsidRPr="002518D2">
        <w:rPr>
          <w:bCs/>
        </w:rPr>
        <w:t xml:space="preserve"> </w:t>
      </w:r>
      <w:proofErr w:type="spellStart"/>
      <w:r w:rsidRPr="002518D2">
        <w:rPr>
          <w:bCs/>
        </w:rPr>
        <w:t>eines</w:t>
      </w:r>
      <w:proofErr w:type="spellEnd"/>
      <w:r w:rsidRPr="002518D2">
        <w:rPr>
          <w:bCs/>
        </w:rPr>
        <w:t xml:space="preserve"> </w:t>
      </w:r>
      <w:proofErr w:type="spellStart"/>
      <w:r w:rsidRPr="002518D2">
        <w:rPr>
          <w:bCs/>
        </w:rPr>
        <w:t>bazilliformen</w:t>
      </w:r>
      <w:proofErr w:type="spellEnd"/>
      <w:r w:rsidRPr="002518D2">
        <w:rPr>
          <w:bCs/>
        </w:rPr>
        <w:t xml:space="preserve"> virus in </w:t>
      </w:r>
      <w:r w:rsidR="00AF066D">
        <w:rPr>
          <w:bCs/>
          <w:i/>
        </w:rPr>
        <w:t>P</w:t>
      </w:r>
      <w:r w:rsidR="00AF066D" w:rsidRPr="00E767AA">
        <w:rPr>
          <w:bCs/>
          <w:i/>
        </w:rPr>
        <w:t>halaenopsis</w:t>
      </w:r>
      <w:r w:rsidRPr="00E767AA">
        <w:rPr>
          <w:bCs/>
        </w:rPr>
        <w:t>. Journal of Phytopathology. 71: 257–269.</w:t>
      </w:r>
    </w:p>
    <w:p w14:paraId="2F08ADE4" w14:textId="17CE62D0" w:rsidR="00991E89" w:rsidRPr="00E767AA" w:rsidRDefault="00012664" w:rsidP="00F52413">
      <w:pPr>
        <w:pStyle w:val="Bibliography"/>
        <w:spacing w:line="480" w:lineRule="auto"/>
        <w:rPr>
          <w:bCs/>
        </w:rPr>
      </w:pPr>
      <w:bookmarkStart w:id="54" w:name="ref-Lesemann1975"/>
      <w:bookmarkEnd w:id="53"/>
      <w:proofErr w:type="spellStart"/>
      <w:r w:rsidRPr="00F52413">
        <w:rPr>
          <w:bCs/>
        </w:rPr>
        <w:t>Lesemann</w:t>
      </w:r>
      <w:proofErr w:type="spellEnd"/>
      <w:r w:rsidRPr="00F52413">
        <w:rPr>
          <w:bCs/>
        </w:rPr>
        <w:t xml:space="preserve">, D., and S. </w:t>
      </w:r>
      <w:proofErr w:type="spellStart"/>
      <w:r w:rsidRPr="00F52413">
        <w:rPr>
          <w:bCs/>
        </w:rPr>
        <w:t>Doraiswamy</w:t>
      </w:r>
      <w:proofErr w:type="spellEnd"/>
      <w:r w:rsidRPr="002518D2">
        <w:rPr>
          <w:bCs/>
        </w:rPr>
        <w:t xml:space="preserve">. </w:t>
      </w:r>
      <w:r w:rsidRPr="00F52413">
        <w:rPr>
          <w:bCs/>
        </w:rPr>
        <w:t>1975</w:t>
      </w:r>
      <w:r w:rsidRPr="002518D2">
        <w:rPr>
          <w:bCs/>
        </w:rPr>
        <w:t>. Bullet-shaped virus-like particles in chlorotic and necrotic leaf lesions of orchids. Journal of Phytopathology 83: 27–39.</w:t>
      </w:r>
    </w:p>
    <w:p w14:paraId="7B03D0DA" w14:textId="63B18879" w:rsidR="00991E89" w:rsidRPr="00E767AA" w:rsidRDefault="00012664" w:rsidP="00F52413">
      <w:pPr>
        <w:pStyle w:val="Bibliography"/>
        <w:spacing w:line="480" w:lineRule="auto"/>
        <w:rPr>
          <w:bCs/>
        </w:rPr>
      </w:pPr>
      <w:bookmarkStart w:id="55" w:name="ref-Maeda1998"/>
      <w:bookmarkEnd w:id="54"/>
      <w:r w:rsidRPr="00F52413">
        <w:rPr>
          <w:bCs/>
        </w:rPr>
        <w:lastRenderedPageBreak/>
        <w:t>Maeda, T.</w:t>
      </w:r>
      <w:r w:rsidRPr="002518D2">
        <w:rPr>
          <w:bCs/>
        </w:rPr>
        <w:t xml:space="preserve"> </w:t>
      </w:r>
      <w:r w:rsidRPr="00F52413">
        <w:rPr>
          <w:bCs/>
        </w:rPr>
        <w:t>1998</w:t>
      </w:r>
      <w:r w:rsidRPr="002518D2">
        <w:rPr>
          <w:bCs/>
        </w:rPr>
        <w:t xml:space="preserve">. Evidence that orchid fleck virus </w:t>
      </w:r>
      <w:r w:rsidRPr="000A0B38">
        <w:rPr>
          <w:bCs/>
        </w:rPr>
        <w:t xml:space="preserve">is efficiently transmitted in a persistent manner by the mite </w:t>
      </w:r>
      <w:proofErr w:type="spellStart"/>
      <w:r w:rsidR="008D42DF">
        <w:rPr>
          <w:bCs/>
          <w:i/>
        </w:rPr>
        <w:t>B</w:t>
      </w:r>
      <w:r w:rsidR="008D42DF" w:rsidRPr="00E767AA">
        <w:rPr>
          <w:bCs/>
          <w:i/>
        </w:rPr>
        <w:t>revipalpus</w:t>
      </w:r>
      <w:proofErr w:type="spellEnd"/>
      <w:r w:rsidR="008D42DF" w:rsidRPr="00E767AA">
        <w:rPr>
          <w:bCs/>
          <w:i/>
        </w:rPr>
        <w:t xml:space="preserve"> </w:t>
      </w:r>
      <w:proofErr w:type="spellStart"/>
      <w:r w:rsidRPr="00E767AA">
        <w:rPr>
          <w:bCs/>
          <w:i/>
        </w:rPr>
        <w:t>californicus</w:t>
      </w:r>
      <w:proofErr w:type="spellEnd"/>
      <w:r w:rsidRPr="00E767AA">
        <w:rPr>
          <w:bCs/>
        </w:rPr>
        <w:t xml:space="preserve">. </w:t>
      </w:r>
      <w:proofErr w:type="spellStart"/>
      <w:r w:rsidRPr="00E767AA">
        <w:rPr>
          <w:bCs/>
        </w:rPr>
        <w:t>Abstr</w:t>
      </w:r>
      <w:proofErr w:type="spellEnd"/>
      <w:r w:rsidRPr="00E767AA">
        <w:rPr>
          <w:bCs/>
        </w:rPr>
        <w:t>., 7</w:t>
      </w:r>
      <w:r w:rsidRPr="00E767AA">
        <w:rPr>
          <w:bCs/>
          <w:vertAlign w:val="superscript"/>
        </w:rPr>
        <w:t>th</w:t>
      </w:r>
      <w:r w:rsidRPr="00E767AA">
        <w:rPr>
          <w:bCs/>
        </w:rPr>
        <w:t xml:space="preserve"> Int. Cong. Plant </w:t>
      </w:r>
      <w:proofErr w:type="spellStart"/>
      <w:r w:rsidRPr="00E767AA">
        <w:rPr>
          <w:bCs/>
        </w:rPr>
        <w:t>Pathol</w:t>
      </w:r>
      <w:proofErr w:type="spellEnd"/>
      <w:r w:rsidRPr="00E767AA">
        <w:rPr>
          <w:bCs/>
        </w:rPr>
        <w:t xml:space="preserve">. </w:t>
      </w:r>
      <w:commentRangeStart w:id="56"/>
      <w:r w:rsidRPr="00E767AA">
        <w:rPr>
          <w:bCs/>
        </w:rPr>
        <w:t>3.</w:t>
      </w:r>
      <w:commentRangeEnd w:id="56"/>
      <w:r w:rsidR="00922E0C">
        <w:rPr>
          <w:rStyle w:val="CommentReference"/>
        </w:rPr>
        <w:commentReference w:id="56"/>
      </w:r>
    </w:p>
    <w:p w14:paraId="5C7030E8" w14:textId="51DAF291" w:rsidR="00991E89" w:rsidRDefault="00012664" w:rsidP="00F52413">
      <w:pPr>
        <w:pStyle w:val="Bibliography"/>
        <w:spacing w:line="480" w:lineRule="auto"/>
        <w:rPr>
          <w:bCs/>
        </w:rPr>
      </w:pPr>
      <w:bookmarkStart w:id="57" w:name="ref-Masiero2020"/>
      <w:bookmarkEnd w:id="55"/>
      <w:proofErr w:type="spellStart"/>
      <w:r w:rsidRPr="00F52413">
        <w:rPr>
          <w:bCs/>
        </w:rPr>
        <w:t>Masiero</w:t>
      </w:r>
      <w:proofErr w:type="spellEnd"/>
      <w:r w:rsidRPr="00F52413">
        <w:rPr>
          <w:bCs/>
        </w:rPr>
        <w:t xml:space="preserve">, E., D. </w:t>
      </w:r>
      <w:proofErr w:type="spellStart"/>
      <w:r w:rsidRPr="00F52413">
        <w:rPr>
          <w:bCs/>
        </w:rPr>
        <w:t>Banik</w:t>
      </w:r>
      <w:proofErr w:type="spellEnd"/>
      <w:r w:rsidRPr="00F52413">
        <w:rPr>
          <w:bCs/>
        </w:rPr>
        <w:t xml:space="preserve">, J. </w:t>
      </w:r>
      <w:proofErr w:type="spellStart"/>
      <w:r w:rsidRPr="00F52413">
        <w:rPr>
          <w:bCs/>
        </w:rPr>
        <w:t>Abson</w:t>
      </w:r>
      <w:proofErr w:type="spellEnd"/>
      <w:r w:rsidRPr="00F52413">
        <w:rPr>
          <w:bCs/>
        </w:rPr>
        <w:t xml:space="preserve">, P. Greene, A. Slater, and T. </w:t>
      </w:r>
      <w:proofErr w:type="spellStart"/>
      <w:r w:rsidRPr="00F52413">
        <w:rPr>
          <w:bCs/>
        </w:rPr>
        <w:t>Sgamma</w:t>
      </w:r>
      <w:proofErr w:type="spellEnd"/>
      <w:r w:rsidRPr="002518D2">
        <w:rPr>
          <w:bCs/>
        </w:rPr>
        <w:t xml:space="preserve">. </w:t>
      </w:r>
      <w:r w:rsidRPr="00F52413">
        <w:rPr>
          <w:bCs/>
        </w:rPr>
        <w:t>2020</w:t>
      </w:r>
      <w:r w:rsidRPr="002518D2">
        <w:rPr>
          <w:bCs/>
        </w:rPr>
        <w:t>. Molecular verification of the UK national collection</w:t>
      </w:r>
      <w:r w:rsidRPr="00E767AA">
        <w:rPr>
          <w:bCs/>
        </w:rPr>
        <w:t xml:space="preserve"> of cultivated </w:t>
      </w:r>
      <w:r w:rsidR="008D42DF">
        <w:rPr>
          <w:bCs/>
          <w:i/>
        </w:rPr>
        <w:t>L</w:t>
      </w:r>
      <w:r w:rsidRPr="00E767AA">
        <w:rPr>
          <w:bCs/>
          <w:i/>
        </w:rPr>
        <w:t>iriope</w:t>
      </w:r>
      <w:r w:rsidRPr="00E767AA">
        <w:rPr>
          <w:bCs/>
        </w:rPr>
        <w:t xml:space="preserve"> and </w:t>
      </w:r>
      <w:r w:rsidR="008D42DF">
        <w:rPr>
          <w:bCs/>
          <w:i/>
        </w:rPr>
        <w:t>O</w:t>
      </w:r>
      <w:r w:rsidRPr="00E767AA">
        <w:rPr>
          <w:bCs/>
          <w:i/>
        </w:rPr>
        <w:t>phiopogon</w:t>
      </w:r>
      <w:r w:rsidRPr="00E767AA">
        <w:rPr>
          <w:bCs/>
        </w:rPr>
        <w:t xml:space="preserve"> plants. Plants 9: 558.</w:t>
      </w:r>
    </w:p>
    <w:p w14:paraId="40097C9D" w14:textId="3256C040" w:rsidR="00051C62" w:rsidRPr="00F52413" w:rsidRDefault="00051C62" w:rsidP="00F52413">
      <w:pPr>
        <w:spacing w:after="160" w:line="480" w:lineRule="auto"/>
        <w:rPr>
          <w:rFonts w:ascii="Times New Roman" w:hAnsi="Times New Roman" w:cs="Times New Roman"/>
          <w:color w:val="222222"/>
          <w:shd w:val="clear" w:color="auto" w:fill="FFFFFF"/>
        </w:rPr>
      </w:pPr>
      <w:proofErr w:type="spellStart"/>
      <w:r w:rsidRPr="00F52413">
        <w:rPr>
          <w:rFonts w:ascii="Times New Roman" w:hAnsi="Times New Roman" w:cs="Times New Roman"/>
          <w:color w:val="222222"/>
          <w:shd w:val="clear" w:color="auto" w:fill="FFFFFF"/>
          <w:lang w:val="fr-FR"/>
        </w:rPr>
        <w:t>Mcharo</w:t>
      </w:r>
      <w:proofErr w:type="spellEnd"/>
      <w:r w:rsidRPr="00F52413">
        <w:rPr>
          <w:rFonts w:ascii="Times New Roman" w:hAnsi="Times New Roman" w:cs="Times New Roman"/>
          <w:color w:val="222222"/>
          <w:shd w:val="clear" w:color="auto" w:fill="FFFFFF"/>
          <w:lang w:val="fr-FR"/>
        </w:rPr>
        <w:t>, M., E</w:t>
      </w:r>
      <w:r>
        <w:rPr>
          <w:rFonts w:ascii="Times New Roman" w:hAnsi="Times New Roman" w:cs="Times New Roman"/>
          <w:color w:val="222222"/>
          <w:shd w:val="clear" w:color="auto" w:fill="FFFFFF"/>
          <w:lang w:val="fr-FR"/>
        </w:rPr>
        <w:t>.</w:t>
      </w:r>
      <w:r w:rsidRPr="00F52413">
        <w:rPr>
          <w:rFonts w:ascii="Times New Roman" w:hAnsi="Times New Roman" w:cs="Times New Roman"/>
          <w:color w:val="222222"/>
          <w:shd w:val="clear" w:color="auto" w:fill="FFFFFF"/>
          <w:lang w:val="fr-FR"/>
        </w:rPr>
        <w:t xml:space="preserve"> Bush,</w:t>
      </w:r>
      <w:r w:rsidRPr="00051C62">
        <w:rPr>
          <w:rFonts w:ascii="Times New Roman" w:hAnsi="Times New Roman" w:cs="Times New Roman"/>
          <w:color w:val="222222"/>
          <w:shd w:val="clear" w:color="auto" w:fill="FFFFFF"/>
          <w:lang w:val="fr-FR"/>
        </w:rPr>
        <w:t xml:space="preserve"> </w:t>
      </w:r>
      <w:r w:rsidRPr="0058514D">
        <w:rPr>
          <w:rFonts w:ascii="Times New Roman" w:hAnsi="Times New Roman" w:cs="Times New Roman"/>
          <w:color w:val="222222"/>
          <w:shd w:val="clear" w:color="auto" w:fill="FFFFFF"/>
          <w:lang w:val="fr-FR"/>
        </w:rPr>
        <w:t>D.</w:t>
      </w:r>
      <w:r w:rsidRPr="00F52413">
        <w:rPr>
          <w:rFonts w:ascii="Times New Roman" w:hAnsi="Times New Roman" w:cs="Times New Roman"/>
          <w:color w:val="222222"/>
          <w:shd w:val="clear" w:color="auto" w:fill="FFFFFF"/>
          <w:lang w:val="fr-FR"/>
        </w:rPr>
        <w:t xml:space="preserve"> La Bonte,</w:t>
      </w:r>
      <w:r w:rsidRPr="00051C62">
        <w:rPr>
          <w:rFonts w:ascii="Times New Roman" w:hAnsi="Times New Roman" w:cs="Times New Roman"/>
          <w:color w:val="222222"/>
          <w:shd w:val="clear" w:color="auto" w:fill="FFFFFF"/>
          <w:lang w:val="fr-FR"/>
        </w:rPr>
        <w:t xml:space="preserve"> </w:t>
      </w:r>
      <w:r w:rsidRPr="00993788">
        <w:rPr>
          <w:rFonts w:ascii="Times New Roman" w:hAnsi="Times New Roman" w:cs="Times New Roman"/>
          <w:color w:val="222222"/>
          <w:shd w:val="clear" w:color="auto" w:fill="FFFFFF"/>
          <w:lang w:val="fr-FR"/>
        </w:rPr>
        <w:t>C.</w:t>
      </w:r>
      <w:r w:rsidRPr="00F52413">
        <w:rPr>
          <w:rFonts w:ascii="Times New Roman" w:hAnsi="Times New Roman" w:cs="Times New Roman"/>
          <w:color w:val="222222"/>
          <w:shd w:val="clear" w:color="auto" w:fill="FFFFFF"/>
          <w:lang w:val="fr-FR"/>
        </w:rPr>
        <w:t xml:space="preserve"> Broussard, </w:t>
      </w:r>
      <w:r w:rsidRPr="00A56052">
        <w:rPr>
          <w:rFonts w:ascii="Times New Roman" w:hAnsi="Times New Roman" w:cs="Times New Roman"/>
          <w:color w:val="222222"/>
          <w:shd w:val="clear" w:color="auto" w:fill="FFFFFF"/>
          <w:lang w:val="fr-FR"/>
        </w:rPr>
        <w:t>L.</w:t>
      </w:r>
      <w:r w:rsidRPr="00F52413">
        <w:rPr>
          <w:rFonts w:ascii="Times New Roman" w:hAnsi="Times New Roman" w:cs="Times New Roman"/>
          <w:color w:val="222222"/>
          <w:shd w:val="clear" w:color="auto" w:fill="FFFFFF"/>
          <w:lang w:val="fr-FR"/>
        </w:rPr>
        <w:t xml:space="preserve"> </w:t>
      </w:r>
      <w:proofErr w:type="spellStart"/>
      <w:r w:rsidRPr="00F52413">
        <w:rPr>
          <w:rFonts w:ascii="Times New Roman" w:hAnsi="Times New Roman" w:cs="Times New Roman"/>
          <w:color w:val="222222"/>
          <w:shd w:val="clear" w:color="auto" w:fill="FFFFFF"/>
          <w:lang w:val="fr-FR"/>
        </w:rPr>
        <w:t>Urbatsch</w:t>
      </w:r>
      <w:proofErr w:type="spellEnd"/>
      <w:r w:rsidR="00D10F7C">
        <w:rPr>
          <w:rFonts w:ascii="Times New Roman" w:hAnsi="Times New Roman" w:cs="Times New Roman"/>
          <w:color w:val="222222"/>
          <w:shd w:val="clear" w:color="auto" w:fill="FFFFFF"/>
          <w:lang w:val="fr-FR"/>
        </w:rPr>
        <w:t>.</w:t>
      </w:r>
      <w:r w:rsidRPr="00F52413">
        <w:rPr>
          <w:rFonts w:ascii="Times New Roman" w:hAnsi="Times New Roman" w:cs="Times New Roman"/>
          <w:color w:val="222222"/>
          <w:shd w:val="clear" w:color="auto" w:fill="FFFFFF"/>
          <w:lang w:val="fr-FR"/>
        </w:rPr>
        <w:t xml:space="preserve"> 2003. </w:t>
      </w:r>
      <w:r w:rsidRPr="00F52413">
        <w:rPr>
          <w:rFonts w:ascii="Times New Roman" w:hAnsi="Times New Roman" w:cs="Times New Roman"/>
          <w:color w:val="222222"/>
          <w:shd w:val="clear" w:color="auto" w:fill="FFFFFF"/>
        </w:rPr>
        <w:t xml:space="preserve">Molecular and morphological investigation of ornamental </w:t>
      </w:r>
      <w:proofErr w:type="spellStart"/>
      <w:r w:rsidRPr="00F52413">
        <w:rPr>
          <w:rFonts w:ascii="Times New Roman" w:hAnsi="Times New Roman" w:cs="Times New Roman"/>
          <w:color w:val="222222"/>
          <w:shd w:val="clear" w:color="auto" w:fill="FFFFFF"/>
        </w:rPr>
        <w:t>liriopogons</w:t>
      </w:r>
      <w:proofErr w:type="spellEnd"/>
      <w:r w:rsidRPr="00F52413">
        <w:rPr>
          <w:rFonts w:ascii="Times New Roman" w:hAnsi="Times New Roman" w:cs="Times New Roman"/>
          <w:color w:val="222222"/>
          <w:shd w:val="clear" w:color="auto" w:fill="FFFFFF"/>
        </w:rPr>
        <w:t>. </w:t>
      </w:r>
      <w:r w:rsidRPr="00F52413">
        <w:rPr>
          <w:rFonts w:ascii="Times New Roman" w:hAnsi="Times New Roman" w:cs="Times New Roman"/>
          <w:i/>
          <w:iCs/>
          <w:color w:val="222222"/>
          <w:shd w:val="clear" w:color="auto" w:fill="FFFFFF"/>
        </w:rPr>
        <w:t>Journal of the American Society for Horticultural Science</w:t>
      </w:r>
      <w:r w:rsidRPr="00F52413">
        <w:rPr>
          <w:rFonts w:ascii="Times New Roman" w:hAnsi="Times New Roman" w:cs="Times New Roman"/>
          <w:color w:val="222222"/>
          <w:shd w:val="clear" w:color="auto" w:fill="FFFFFF"/>
        </w:rPr>
        <w:t>, </w:t>
      </w:r>
      <w:r w:rsidRPr="00F52413">
        <w:rPr>
          <w:rFonts w:ascii="Times New Roman" w:hAnsi="Times New Roman" w:cs="Times New Roman"/>
          <w:i/>
          <w:iCs/>
          <w:color w:val="222222"/>
          <w:shd w:val="clear" w:color="auto" w:fill="FFFFFF"/>
        </w:rPr>
        <w:t>128</w:t>
      </w:r>
      <w:r w:rsidRPr="00F52413">
        <w:rPr>
          <w:rFonts w:ascii="Times New Roman" w:hAnsi="Times New Roman" w:cs="Times New Roman"/>
          <w:color w:val="222222"/>
          <w:shd w:val="clear" w:color="auto" w:fill="FFFFFF"/>
        </w:rPr>
        <w:t>(4), 575-577.</w:t>
      </w:r>
    </w:p>
    <w:p w14:paraId="57111BE8" w14:textId="0EA231FE" w:rsidR="00991E89" w:rsidRDefault="00012664" w:rsidP="00F52413">
      <w:pPr>
        <w:pStyle w:val="Bibliography"/>
        <w:spacing w:line="480" w:lineRule="auto"/>
        <w:rPr>
          <w:bCs/>
        </w:rPr>
      </w:pPr>
      <w:bookmarkStart w:id="58" w:name="ref-Mei2016"/>
      <w:bookmarkEnd w:id="57"/>
      <w:r w:rsidRPr="00F52413">
        <w:rPr>
          <w:bCs/>
        </w:rPr>
        <w:t xml:space="preserve">Mei, Y., N. </w:t>
      </w:r>
      <w:proofErr w:type="spellStart"/>
      <w:r w:rsidRPr="00F52413">
        <w:rPr>
          <w:bCs/>
        </w:rPr>
        <w:t>Bejerman</w:t>
      </w:r>
      <w:proofErr w:type="spellEnd"/>
      <w:r w:rsidRPr="00F52413">
        <w:rPr>
          <w:bCs/>
        </w:rPr>
        <w:t xml:space="preserve">, K. S. Crew, N. McCaffrey, and R. G. </w:t>
      </w:r>
      <w:proofErr w:type="spellStart"/>
      <w:r w:rsidRPr="00F52413">
        <w:rPr>
          <w:bCs/>
        </w:rPr>
        <w:t>Dietzgen</w:t>
      </w:r>
      <w:proofErr w:type="spellEnd"/>
      <w:r w:rsidRPr="002518D2">
        <w:rPr>
          <w:bCs/>
        </w:rPr>
        <w:t xml:space="preserve">. </w:t>
      </w:r>
      <w:r w:rsidRPr="00F52413">
        <w:rPr>
          <w:bCs/>
        </w:rPr>
        <w:t>2016</w:t>
      </w:r>
      <w:r w:rsidRPr="002518D2">
        <w:rPr>
          <w:bCs/>
        </w:rPr>
        <w:t>. First report of orchid fleck virus in lilyturf (</w:t>
      </w:r>
      <w:r w:rsidR="008D42DF">
        <w:rPr>
          <w:bCs/>
          <w:i/>
        </w:rPr>
        <w:t>L</w:t>
      </w:r>
      <w:r w:rsidRPr="00E767AA">
        <w:rPr>
          <w:bCs/>
          <w:i/>
        </w:rPr>
        <w:t>iriope spicata</w:t>
      </w:r>
      <w:r w:rsidRPr="00E767AA">
        <w:rPr>
          <w:bCs/>
        </w:rPr>
        <w:t>) in Australia. Plant Disease 100: 1028–1028.</w:t>
      </w:r>
    </w:p>
    <w:p w14:paraId="03A62A14" w14:textId="4BBC2ABD" w:rsidR="00AC1651" w:rsidRPr="00F52413" w:rsidRDefault="00AC1651" w:rsidP="00F52413">
      <w:pPr>
        <w:spacing w:after="160" w:line="480" w:lineRule="auto"/>
        <w:rPr>
          <w:rFonts w:ascii="Times New Roman" w:hAnsi="Times New Roman" w:cs="Times New Roman"/>
          <w:color w:val="222222"/>
          <w:shd w:val="clear" w:color="auto" w:fill="FFFFFF"/>
          <w:lang w:val="fr-FR"/>
        </w:rPr>
      </w:pPr>
      <w:proofErr w:type="spellStart"/>
      <w:r w:rsidRPr="00F52413">
        <w:rPr>
          <w:rFonts w:ascii="Times New Roman" w:hAnsi="Times New Roman" w:cs="Times New Roman"/>
          <w:color w:val="222222"/>
          <w:shd w:val="clear" w:color="auto" w:fill="FFFFFF"/>
        </w:rPr>
        <w:t>Nesom</w:t>
      </w:r>
      <w:proofErr w:type="spellEnd"/>
      <w:r w:rsidRPr="00F52413">
        <w:rPr>
          <w:rFonts w:ascii="Times New Roman" w:hAnsi="Times New Roman" w:cs="Times New Roman"/>
          <w:color w:val="222222"/>
          <w:shd w:val="clear" w:color="auto" w:fill="FFFFFF"/>
        </w:rPr>
        <w:t xml:space="preserve">, G. L. 2010. Overview of </w:t>
      </w:r>
      <w:r w:rsidRPr="00F52413">
        <w:rPr>
          <w:rFonts w:ascii="Times New Roman" w:hAnsi="Times New Roman" w:cs="Times New Roman"/>
          <w:i/>
          <w:iCs/>
          <w:color w:val="222222"/>
          <w:shd w:val="clear" w:color="auto" w:fill="FFFFFF"/>
        </w:rPr>
        <w:t>Liriope</w:t>
      </w:r>
      <w:r w:rsidRPr="00F52413">
        <w:rPr>
          <w:rFonts w:ascii="Times New Roman" w:hAnsi="Times New Roman" w:cs="Times New Roman"/>
          <w:color w:val="222222"/>
          <w:shd w:val="clear" w:color="auto" w:fill="FFFFFF"/>
        </w:rPr>
        <w:t xml:space="preserve"> and </w:t>
      </w:r>
      <w:r w:rsidRPr="00F52413">
        <w:rPr>
          <w:rFonts w:ascii="Times New Roman" w:hAnsi="Times New Roman" w:cs="Times New Roman"/>
          <w:i/>
          <w:iCs/>
          <w:color w:val="222222"/>
          <w:shd w:val="clear" w:color="auto" w:fill="FFFFFF"/>
        </w:rPr>
        <w:t>Ophiopogon</w:t>
      </w:r>
      <w:r w:rsidRPr="00F52413">
        <w:rPr>
          <w:rFonts w:ascii="Times New Roman" w:hAnsi="Times New Roman" w:cs="Times New Roman"/>
          <w:color w:val="222222"/>
          <w:shd w:val="clear" w:color="auto" w:fill="FFFFFF"/>
        </w:rPr>
        <w:t xml:space="preserve"> (</w:t>
      </w:r>
      <w:proofErr w:type="spellStart"/>
      <w:r w:rsidRPr="00F52413">
        <w:rPr>
          <w:rFonts w:ascii="Times New Roman" w:hAnsi="Times New Roman" w:cs="Times New Roman"/>
          <w:color w:val="222222"/>
          <w:shd w:val="clear" w:color="auto" w:fill="FFFFFF"/>
        </w:rPr>
        <w:t>Ruscaceae</w:t>
      </w:r>
      <w:proofErr w:type="spellEnd"/>
      <w:r w:rsidRPr="00F52413">
        <w:rPr>
          <w:rFonts w:ascii="Times New Roman" w:hAnsi="Times New Roman" w:cs="Times New Roman"/>
          <w:color w:val="222222"/>
          <w:shd w:val="clear" w:color="auto" w:fill="FFFFFF"/>
        </w:rPr>
        <w:t>) naturalized and commonly cultivated in the USA. </w:t>
      </w:r>
      <w:proofErr w:type="spellStart"/>
      <w:r w:rsidRPr="00F52413">
        <w:rPr>
          <w:rFonts w:ascii="Times New Roman" w:hAnsi="Times New Roman" w:cs="Times New Roman"/>
          <w:color w:val="222222"/>
          <w:shd w:val="clear" w:color="auto" w:fill="FFFFFF"/>
          <w:lang w:val="fr-FR"/>
        </w:rPr>
        <w:t>Phytoneuron</w:t>
      </w:r>
      <w:proofErr w:type="spellEnd"/>
      <w:r w:rsidRPr="00F52413">
        <w:rPr>
          <w:rFonts w:ascii="Times New Roman" w:hAnsi="Times New Roman" w:cs="Times New Roman"/>
          <w:color w:val="222222"/>
          <w:shd w:val="clear" w:color="auto" w:fill="FFFFFF"/>
          <w:lang w:val="fr-FR"/>
        </w:rPr>
        <w:t> 56</w:t>
      </w:r>
      <w:r w:rsidR="004E1D59">
        <w:rPr>
          <w:rFonts w:ascii="Times New Roman" w:hAnsi="Times New Roman" w:cs="Times New Roman"/>
          <w:color w:val="222222"/>
          <w:shd w:val="clear" w:color="auto" w:fill="FFFFFF"/>
          <w:lang w:val="fr-FR"/>
        </w:rPr>
        <w:t> :</w:t>
      </w:r>
      <w:r w:rsidRPr="00F52413">
        <w:rPr>
          <w:rFonts w:ascii="Times New Roman" w:hAnsi="Times New Roman" w:cs="Times New Roman"/>
          <w:color w:val="222222"/>
          <w:shd w:val="clear" w:color="auto" w:fill="FFFFFF"/>
          <w:lang w:val="fr-FR"/>
        </w:rPr>
        <w:t xml:space="preserve"> 1-31.</w:t>
      </w:r>
    </w:p>
    <w:p w14:paraId="46687523" w14:textId="7F649A09" w:rsidR="00991E89" w:rsidRPr="00E767AA" w:rsidRDefault="00012664" w:rsidP="00F52413">
      <w:pPr>
        <w:pStyle w:val="Bibliography"/>
        <w:spacing w:line="480" w:lineRule="auto"/>
        <w:rPr>
          <w:bCs/>
        </w:rPr>
      </w:pPr>
      <w:bookmarkStart w:id="59" w:name="ref-Pearson1993"/>
      <w:bookmarkEnd w:id="58"/>
      <w:r w:rsidRPr="00F52413">
        <w:rPr>
          <w:bCs/>
        </w:rPr>
        <w:t>Pearson, M. N., G. V. H. Jackson, S. P. Pone, and R. L. J. Howitt</w:t>
      </w:r>
      <w:r w:rsidRPr="002518D2">
        <w:rPr>
          <w:bCs/>
        </w:rPr>
        <w:t xml:space="preserve">. </w:t>
      </w:r>
      <w:r w:rsidRPr="00F52413">
        <w:rPr>
          <w:bCs/>
        </w:rPr>
        <w:t>1993</w:t>
      </w:r>
      <w:r w:rsidRPr="002518D2">
        <w:rPr>
          <w:bCs/>
        </w:rPr>
        <w:t>. Vanilla viruses in the South Pacific. Plant Pathology 42: 127–131.</w:t>
      </w:r>
    </w:p>
    <w:p w14:paraId="3062A219" w14:textId="44033E37" w:rsidR="00991E89" w:rsidRPr="00E767AA" w:rsidRDefault="00012664" w:rsidP="00F52413">
      <w:pPr>
        <w:pStyle w:val="Bibliography"/>
        <w:spacing w:line="480" w:lineRule="auto"/>
        <w:rPr>
          <w:bCs/>
        </w:rPr>
      </w:pPr>
      <w:bookmarkStart w:id="60" w:name="ref-Peng2017"/>
      <w:bookmarkEnd w:id="59"/>
      <w:r w:rsidRPr="00F52413">
        <w:rPr>
          <w:bCs/>
        </w:rPr>
        <w:t>Peng, D. W., G. H. Zheng, Q. X. Tong, Z. Z. Zheng, and Y. L. Ming</w:t>
      </w:r>
      <w:r w:rsidRPr="002518D2">
        <w:rPr>
          <w:bCs/>
        </w:rPr>
        <w:t xml:space="preserve">. </w:t>
      </w:r>
      <w:r w:rsidRPr="00F52413">
        <w:rPr>
          <w:bCs/>
        </w:rPr>
        <w:t>2017</w:t>
      </w:r>
      <w:r w:rsidRPr="002518D2">
        <w:rPr>
          <w:bCs/>
        </w:rPr>
        <w:t xml:space="preserve">. First report of orchid fleck </w:t>
      </w:r>
      <w:proofErr w:type="spellStart"/>
      <w:r w:rsidRPr="002518D2">
        <w:rPr>
          <w:bCs/>
        </w:rPr>
        <w:t>dichorhavirus</w:t>
      </w:r>
      <w:proofErr w:type="spellEnd"/>
      <w:r w:rsidRPr="002518D2">
        <w:rPr>
          <w:bCs/>
        </w:rPr>
        <w:t xml:space="preserve"> from </w:t>
      </w:r>
      <w:r w:rsidR="008D42DF">
        <w:rPr>
          <w:bCs/>
          <w:i/>
        </w:rPr>
        <w:t>C</w:t>
      </w:r>
      <w:r w:rsidRPr="00E767AA">
        <w:rPr>
          <w:bCs/>
          <w:i/>
        </w:rPr>
        <w:t>ymbidium</w:t>
      </w:r>
      <w:r w:rsidRPr="00E767AA">
        <w:rPr>
          <w:bCs/>
        </w:rPr>
        <w:t xml:space="preserve"> sp. In China. Plant Disease 101: 514–514.</w:t>
      </w:r>
    </w:p>
    <w:p w14:paraId="52F15F84" w14:textId="4B76A83C" w:rsidR="00991E89" w:rsidRPr="00E767AA" w:rsidRDefault="00012664" w:rsidP="00F52413">
      <w:pPr>
        <w:pStyle w:val="Bibliography"/>
        <w:spacing w:line="480" w:lineRule="auto"/>
        <w:rPr>
          <w:bCs/>
        </w:rPr>
      </w:pPr>
      <w:bookmarkStart w:id="61" w:name="ref-Peng2013"/>
      <w:bookmarkEnd w:id="60"/>
      <w:r w:rsidRPr="00F52413">
        <w:rPr>
          <w:bCs/>
        </w:rPr>
        <w:t>Peng, D. W., G. H. Zheng, Z. Z. Zheng, Q. X. Tong, and Y. L. Ming</w:t>
      </w:r>
      <w:r w:rsidRPr="002518D2">
        <w:rPr>
          <w:bCs/>
        </w:rPr>
        <w:t xml:space="preserve">. </w:t>
      </w:r>
      <w:r w:rsidRPr="00F52413">
        <w:rPr>
          <w:bCs/>
        </w:rPr>
        <w:t>2013</w:t>
      </w:r>
      <w:r w:rsidRPr="002518D2">
        <w:rPr>
          <w:bCs/>
        </w:rPr>
        <w:t>. Orchid fleck virus: An unclassified bipartite, negative-sense RNA plant virus. A</w:t>
      </w:r>
      <w:r w:rsidRPr="00E767AA">
        <w:rPr>
          <w:bCs/>
        </w:rPr>
        <w:t>rchives of Virology 158: 313–323.</w:t>
      </w:r>
    </w:p>
    <w:p w14:paraId="10EA1AE8" w14:textId="6263FF8F" w:rsidR="00991E89" w:rsidRPr="00E767AA" w:rsidRDefault="00012664" w:rsidP="00F52413">
      <w:pPr>
        <w:pStyle w:val="Bibliography"/>
        <w:spacing w:line="480" w:lineRule="auto"/>
        <w:rPr>
          <w:bCs/>
        </w:rPr>
      </w:pPr>
      <w:bookmarkStart w:id="62" w:name="ref-Petzold1971"/>
      <w:bookmarkEnd w:id="61"/>
      <w:proofErr w:type="spellStart"/>
      <w:r w:rsidRPr="00F52413">
        <w:rPr>
          <w:bCs/>
        </w:rPr>
        <w:t>Petzold</w:t>
      </w:r>
      <w:proofErr w:type="spellEnd"/>
      <w:r w:rsidRPr="00F52413">
        <w:rPr>
          <w:bCs/>
        </w:rPr>
        <w:t>, H.</w:t>
      </w:r>
      <w:r w:rsidRPr="002518D2">
        <w:rPr>
          <w:bCs/>
        </w:rPr>
        <w:t xml:space="preserve"> </w:t>
      </w:r>
      <w:r w:rsidRPr="00F52413">
        <w:rPr>
          <w:bCs/>
        </w:rPr>
        <w:t>1971</w:t>
      </w:r>
      <w:r w:rsidRPr="002518D2">
        <w:rPr>
          <w:bCs/>
        </w:rPr>
        <w:t xml:space="preserve">. Der </w:t>
      </w:r>
      <w:proofErr w:type="spellStart"/>
      <w:r w:rsidRPr="002518D2">
        <w:rPr>
          <w:bCs/>
        </w:rPr>
        <w:t>elektronenmikroskopische</w:t>
      </w:r>
      <w:proofErr w:type="spellEnd"/>
      <w:r w:rsidRPr="002518D2">
        <w:rPr>
          <w:bCs/>
        </w:rPr>
        <w:t xml:space="preserve"> </w:t>
      </w:r>
      <w:proofErr w:type="spellStart"/>
      <w:r w:rsidRPr="002518D2">
        <w:rPr>
          <w:bCs/>
        </w:rPr>
        <w:t>nachweis</w:t>
      </w:r>
      <w:proofErr w:type="spellEnd"/>
      <w:r w:rsidRPr="002518D2">
        <w:rPr>
          <w:bCs/>
        </w:rPr>
        <w:t xml:space="preserve"> </w:t>
      </w:r>
      <w:proofErr w:type="spellStart"/>
      <w:r w:rsidRPr="002518D2">
        <w:rPr>
          <w:bCs/>
        </w:rPr>
        <w:t>eines</w:t>
      </w:r>
      <w:proofErr w:type="spellEnd"/>
      <w:r w:rsidRPr="002518D2">
        <w:rPr>
          <w:bCs/>
        </w:rPr>
        <w:t xml:space="preserve"> </w:t>
      </w:r>
      <w:proofErr w:type="spellStart"/>
      <w:r w:rsidRPr="002518D2">
        <w:rPr>
          <w:bCs/>
        </w:rPr>
        <w:t>bacilliformen</w:t>
      </w:r>
      <w:proofErr w:type="spellEnd"/>
      <w:r w:rsidRPr="002518D2">
        <w:rPr>
          <w:bCs/>
        </w:rPr>
        <w:t xml:space="preserve"> virus </w:t>
      </w:r>
      <w:proofErr w:type="gramStart"/>
      <w:r w:rsidRPr="002518D2">
        <w:rPr>
          <w:bCs/>
        </w:rPr>
        <w:t>an</w:t>
      </w:r>
      <w:proofErr w:type="gramEnd"/>
      <w:r w:rsidRPr="002518D2">
        <w:rPr>
          <w:bCs/>
        </w:rPr>
        <w:t xml:space="preserve"> </w:t>
      </w:r>
      <w:proofErr w:type="spellStart"/>
      <w:r w:rsidRPr="002518D2">
        <w:rPr>
          <w:bCs/>
        </w:rPr>
        <w:t>blattfleckenkranken</w:t>
      </w:r>
      <w:proofErr w:type="spellEnd"/>
      <w:r w:rsidRPr="002518D2">
        <w:rPr>
          <w:bCs/>
        </w:rPr>
        <w:t xml:space="preserve"> </w:t>
      </w:r>
      <w:proofErr w:type="spellStart"/>
      <w:r w:rsidR="008D42DF">
        <w:rPr>
          <w:bCs/>
          <w:i/>
        </w:rPr>
        <w:t>D</w:t>
      </w:r>
      <w:r w:rsidR="008D42DF" w:rsidRPr="00E767AA">
        <w:rPr>
          <w:bCs/>
          <w:i/>
        </w:rPr>
        <w:t>endrobien</w:t>
      </w:r>
      <w:proofErr w:type="spellEnd"/>
      <w:r w:rsidRPr="00E767AA">
        <w:rPr>
          <w:bCs/>
        </w:rPr>
        <w:t>. Journal of Phytopathology 70: 43–52.</w:t>
      </w:r>
    </w:p>
    <w:p w14:paraId="0016E27E" w14:textId="314FECE3" w:rsidR="00991E89" w:rsidRPr="00E767AA" w:rsidRDefault="00012664" w:rsidP="00F52413">
      <w:pPr>
        <w:pStyle w:val="Bibliography"/>
        <w:spacing w:line="480" w:lineRule="auto"/>
        <w:rPr>
          <w:bCs/>
        </w:rPr>
      </w:pPr>
      <w:bookmarkStart w:id="63" w:name="ref-RamosGonzalez2015"/>
      <w:bookmarkEnd w:id="62"/>
      <w:r w:rsidRPr="00F52413">
        <w:rPr>
          <w:bCs/>
        </w:rPr>
        <w:lastRenderedPageBreak/>
        <w:t xml:space="preserve">Ramos-González, P. L., H. </w:t>
      </w:r>
      <w:proofErr w:type="spellStart"/>
      <w:r w:rsidRPr="00F52413">
        <w:rPr>
          <w:bCs/>
        </w:rPr>
        <w:t>Sarubbi-Orue</w:t>
      </w:r>
      <w:proofErr w:type="spellEnd"/>
      <w:r w:rsidRPr="00F52413">
        <w:rPr>
          <w:bCs/>
        </w:rPr>
        <w:t>, L. Gonzales-</w:t>
      </w:r>
      <w:proofErr w:type="spellStart"/>
      <w:r w:rsidRPr="00F52413">
        <w:rPr>
          <w:bCs/>
        </w:rPr>
        <w:t>Segnana</w:t>
      </w:r>
      <w:proofErr w:type="spellEnd"/>
      <w:r w:rsidRPr="00F52413">
        <w:rPr>
          <w:bCs/>
        </w:rPr>
        <w:t xml:space="preserve">, C. </w:t>
      </w:r>
      <w:proofErr w:type="spellStart"/>
      <w:r w:rsidRPr="00F52413">
        <w:rPr>
          <w:bCs/>
        </w:rPr>
        <w:t>Chabi</w:t>
      </w:r>
      <w:proofErr w:type="spellEnd"/>
      <w:r w:rsidRPr="00F52413">
        <w:rPr>
          <w:bCs/>
        </w:rPr>
        <w:t>-Jesus, J. Freitas-</w:t>
      </w:r>
      <w:proofErr w:type="spellStart"/>
      <w:r w:rsidRPr="00F52413">
        <w:rPr>
          <w:bCs/>
        </w:rPr>
        <w:t>Astúa</w:t>
      </w:r>
      <w:proofErr w:type="spellEnd"/>
      <w:r w:rsidRPr="00F52413">
        <w:rPr>
          <w:bCs/>
        </w:rPr>
        <w:t>, and E. W. Kitajima</w:t>
      </w:r>
      <w:r w:rsidRPr="002518D2">
        <w:rPr>
          <w:bCs/>
        </w:rPr>
        <w:t xml:space="preserve">. </w:t>
      </w:r>
      <w:r w:rsidRPr="00F52413">
        <w:rPr>
          <w:bCs/>
        </w:rPr>
        <w:t>2015</w:t>
      </w:r>
      <w:r w:rsidRPr="002518D2">
        <w:rPr>
          <w:bCs/>
        </w:rPr>
        <w:t>. Orchid fleck virus infecting orchids in Paraguay: First report and use of degenerate primers for its detection. Journal of Phytopathology 164: 342–347.</w:t>
      </w:r>
    </w:p>
    <w:p w14:paraId="08FBB5B2" w14:textId="623F956F" w:rsidR="00991E89" w:rsidRPr="00E767AA" w:rsidRDefault="00012664" w:rsidP="00F52413">
      <w:pPr>
        <w:pStyle w:val="Bibliography"/>
        <w:spacing w:line="480" w:lineRule="auto"/>
        <w:rPr>
          <w:bCs/>
        </w:rPr>
      </w:pPr>
      <w:bookmarkStart w:id="64" w:name="ref-Roy2015a"/>
      <w:bookmarkEnd w:id="63"/>
      <w:r w:rsidRPr="00F52413">
        <w:rPr>
          <w:bCs/>
        </w:rPr>
        <w:t>Roy, A., J. S. Hartung, W. L. Schneider, J. Shao, G. Leon, M. J. Melzer, J. J. Beard, G. Otero-</w:t>
      </w:r>
      <w:proofErr w:type="spellStart"/>
      <w:r w:rsidRPr="00F52413">
        <w:rPr>
          <w:bCs/>
        </w:rPr>
        <w:t>Colina</w:t>
      </w:r>
      <w:proofErr w:type="spellEnd"/>
      <w:r w:rsidRPr="00F52413">
        <w:rPr>
          <w:bCs/>
        </w:rPr>
        <w:t xml:space="preserve">, G. R. Bauchan, R. Ochoa, and R. H. </w:t>
      </w:r>
      <w:proofErr w:type="spellStart"/>
      <w:r w:rsidRPr="00F52413">
        <w:rPr>
          <w:bCs/>
        </w:rPr>
        <w:t>Brlansky</w:t>
      </w:r>
      <w:proofErr w:type="spellEnd"/>
      <w:r w:rsidRPr="002518D2">
        <w:rPr>
          <w:bCs/>
        </w:rPr>
        <w:t xml:space="preserve">. </w:t>
      </w:r>
      <w:r w:rsidRPr="00F52413">
        <w:rPr>
          <w:bCs/>
        </w:rPr>
        <w:t>2015</w:t>
      </w:r>
      <w:r w:rsidRPr="002518D2">
        <w:rPr>
          <w:bCs/>
        </w:rPr>
        <w:t>. Role bending: Complex relationships between viruses, hosts, and vectors related to citrus leprosis, an emerging disease. Phytopathology 105: 1013–102</w:t>
      </w:r>
      <w:r w:rsidRPr="00E767AA">
        <w:rPr>
          <w:bCs/>
        </w:rPr>
        <w:t>5.</w:t>
      </w:r>
    </w:p>
    <w:p w14:paraId="3B7630CD" w14:textId="3C549C6A" w:rsidR="00991E89" w:rsidRPr="00E767AA" w:rsidRDefault="00012664" w:rsidP="00F52413">
      <w:pPr>
        <w:pStyle w:val="Bibliography"/>
        <w:spacing w:line="480" w:lineRule="auto"/>
        <w:rPr>
          <w:bCs/>
        </w:rPr>
      </w:pPr>
      <w:bookmarkStart w:id="65" w:name="ref-Roy2020"/>
      <w:bookmarkEnd w:id="64"/>
      <w:r w:rsidRPr="00F52413">
        <w:rPr>
          <w:bCs/>
        </w:rPr>
        <w:t>Roy, A., A. L. Stone, G. Otero-</w:t>
      </w:r>
      <w:proofErr w:type="spellStart"/>
      <w:r w:rsidRPr="00F52413">
        <w:rPr>
          <w:bCs/>
        </w:rPr>
        <w:t>Colina</w:t>
      </w:r>
      <w:proofErr w:type="spellEnd"/>
      <w:r w:rsidRPr="00F52413">
        <w:rPr>
          <w:bCs/>
        </w:rPr>
        <w:t xml:space="preserve">, G. Wei, R. H. </w:t>
      </w:r>
      <w:proofErr w:type="spellStart"/>
      <w:r w:rsidRPr="00F52413">
        <w:rPr>
          <w:bCs/>
        </w:rPr>
        <w:t>Brlansky</w:t>
      </w:r>
      <w:proofErr w:type="spellEnd"/>
      <w:r w:rsidRPr="00F52413">
        <w:rPr>
          <w:bCs/>
        </w:rPr>
        <w:t xml:space="preserve">, R. Ochoa, G. Bauchan, W. L. Schneider, M. K. </w:t>
      </w:r>
      <w:proofErr w:type="spellStart"/>
      <w:r w:rsidRPr="00F52413">
        <w:rPr>
          <w:bCs/>
        </w:rPr>
        <w:t>Nakhla</w:t>
      </w:r>
      <w:proofErr w:type="spellEnd"/>
      <w:r w:rsidRPr="00F52413">
        <w:rPr>
          <w:bCs/>
        </w:rPr>
        <w:t>, and J. S. Hartung</w:t>
      </w:r>
      <w:r w:rsidRPr="002518D2">
        <w:rPr>
          <w:bCs/>
        </w:rPr>
        <w:t xml:space="preserve">. </w:t>
      </w:r>
      <w:r w:rsidRPr="00F52413">
        <w:rPr>
          <w:bCs/>
        </w:rPr>
        <w:t>2020</w:t>
      </w:r>
      <w:r w:rsidRPr="002518D2">
        <w:rPr>
          <w:bCs/>
        </w:rPr>
        <w:t xml:space="preserve">. Reassortment of genome segments creates stable lineages among strains of orchid fleck virus infecting citrus in </w:t>
      </w:r>
      <w:r w:rsidRPr="000A0B38">
        <w:rPr>
          <w:bCs/>
        </w:rPr>
        <w:t>Mexico. Phytopathology 110: 106–120.</w:t>
      </w:r>
    </w:p>
    <w:p w14:paraId="403B0660" w14:textId="1501673A" w:rsidR="00991E89" w:rsidRPr="00E767AA" w:rsidRDefault="00012664" w:rsidP="00F52413">
      <w:pPr>
        <w:pStyle w:val="Bibliography"/>
        <w:spacing w:line="480" w:lineRule="auto"/>
        <w:rPr>
          <w:bCs/>
        </w:rPr>
      </w:pPr>
      <w:bookmarkStart w:id="66" w:name="ref-Roy2013a"/>
      <w:bookmarkEnd w:id="65"/>
      <w:r w:rsidRPr="00F52413">
        <w:rPr>
          <w:bCs/>
        </w:rPr>
        <w:t>Roy, A., A. Stone, G. Otero-</w:t>
      </w:r>
      <w:proofErr w:type="spellStart"/>
      <w:r w:rsidRPr="00F52413">
        <w:rPr>
          <w:bCs/>
        </w:rPr>
        <w:t>Colina</w:t>
      </w:r>
      <w:proofErr w:type="spellEnd"/>
      <w:r w:rsidRPr="00F52413">
        <w:rPr>
          <w:bCs/>
        </w:rPr>
        <w:t xml:space="preserve">, G. Wei, N. Choudhary, D. </w:t>
      </w:r>
      <w:proofErr w:type="spellStart"/>
      <w:r w:rsidRPr="00F52413">
        <w:rPr>
          <w:bCs/>
        </w:rPr>
        <w:t>Achor</w:t>
      </w:r>
      <w:proofErr w:type="spellEnd"/>
      <w:r w:rsidRPr="00F52413">
        <w:rPr>
          <w:bCs/>
        </w:rPr>
        <w:t xml:space="preserve">, J. Shao, L. Levy, M. K. </w:t>
      </w:r>
      <w:proofErr w:type="spellStart"/>
      <w:r w:rsidRPr="00F52413">
        <w:rPr>
          <w:bCs/>
        </w:rPr>
        <w:t>Nakhla</w:t>
      </w:r>
      <w:proofErr w:type="spellEnd"/>
      <w:r w:rsidRPr="00F52413">
        <w:rPr>
          <w:bCs/>
        </w:rPr>
        <w:t xml:space="preserve">, C. R. Hollingsworth, J. S. Hartung, W. L. Schneider, and R. H. </w:t>
      </w:r>
      <w:proofErr w:type="spellStart"/>
      <w:r w:rsidRPr="00F52413">
        <w:rPr>
          <w:bCs/>
        </w:rPr>
        <w:t>Brlansky</w:t>
      </w:r>
      <w:proofErr w:type="spellEnd"/>
      <w:r w:rsidRPr="002518D2">
        <w:rPr>
          <w:bCs/>
        </w:rPr>
        <w:t xml:space="preserve">. </w:t>
      </w:r>
      <w:r w:rsidRPr="00F52413">
        <w:rPr>
          <w:bCs/>
        </w:rPr>
        <w:t>2013</w:t>
      </w:r>
      <w:r w:rsidRPr="002518D2">
        <w:rPr>
          <w:bCs/>
        </w:rPr>
        <w:t xml:space="preserve">. Genome assembly of citrus leprosis virus nuclear type reveals a close association with orchid fleck virus. Genome Announcements </w:t>
      </w:r>
      <w:commentRangeStart w:id="67"/>
      <w:r w:rsidRPr="002518D2">
        <w:rPr>
          <w:bCs/>
        </w:rPr>
        <w:t>1.</w:t>
      </w:r>
      <w:commentRangeEnd w:id="67"/>
      <w:r w:rsidR="00922E0C">
        <w:rPr>
          <w:rStyle w:val="CommentReference"/>
        </w:rPr>
        <w:commentReference w:id="67"/>
      </w:r>
    </w:p>
    <w:p w14:paraId="337079B3" w14:textId="71E1D1F1" w:rsidR="00991E89" w:rsidRPr="00922E0C" w:rsidRDefault="00012664" w:rsidP="00F52413">
      <w:pPr>
        <w:pStyle w:val="Bibliography"/>
        <w:spacing w:line="480" w:lineRule="auto"/>
        <w:rPr>
          <w:bCs/>
        </w:rPr>
      </w:pPr>
      <w:bookmarkStart w:id="68" w:name="ref-Sauvetre2018"/>
      <w:bookmarkEnd w:id="66"/>
      <w:proofErr w:type="spellStart"/>
      <w:r w:rsidRPr="00F52413">
        <w:rPr>
          <w:bCs/>
        </w:rPr>
        <w:t>Sauvêtre</w:t>
      </w:r>
      <w:proofErr w:type="spellEnd"/>
      <w:r w:rsidRPr="00F52413">
        <w:rPr>
          <w:bCs/>
        </w:rPr>
        <w:t xml:space="preserve">, P., E. </w:t>
      </w:r>
      <w:proofErr w:type="spellStart"/>
      <w:r w:rsidRPr="00F52413">
        <w:rPr>
          <w:bCs/>
        </w:rPr>
        <w:t>Veniant</w:t>
      </w:r>
      <w:proofErr w:type="spellEnd"/>
      <w:r w:rsidRPr="00F52413">
        <w:rPr>
          <w:bCs/>
        </w:rPr>
        <w:t xml:space="preserve">, G. </w:t>
      </w:r>
      <w:proofErr w:type="spellStart"/>
      <w:r w:rsidRPr="00F52413">
        <w:rPr>
          <w:bCs/>
        </w:rPr>
        <w:t>Croq</w:t>
      </w:r>
      <w:proofErr w:type="spellEnd"/>
      <w:r w:rsidRPr="00F52413">
        <w:rPr>
          <w:bCs/>
        </w:rPr>
        <w:t xml:space="preserve">, A. D. </w:t>
      </w:r>
      <w:proofErr w:type="spellStart"/>
      <w:r w:rsidRPr="00F52413">
        <w:rPr>
          <w:bCs/>
        </w:rPr>
        <w:t>Tassi</w:t>
      </w:r>
      <w:proofErr w:type="spellEnd"/>
      <w:r w:rsidRPr="00F52413">
        <w:rPr>
          <w:bCs/>
        </w:rPr>
        <w:t xml:space="preserve">, E. W. Kitajima, C. </w:t>
      </w:r>
      <w:proofErr w:type="spellStart"/>
      <w:r w:rsidRPr="00F52413">
        <w:rPr>
          <w:bCs/>
        </w:rPr>
        <w:t>Chabi</w:t>
      </w:r>
      <w:proofErr w:type="spellEnd"/>
      <w:r w:rsidRPr="00F52413">
        <w:rPr>
          <w:bCs/>
        </w:rPr>
        <w:t>-Jesus, P. L. Ramos-González, J. Freitas-</w:t>
      </w:r>
      <w:proofErr w:type="spellStart"/>
      <w:r w:rsidRPr="00F52413">
        <w:rPr>
          <w:bCs/>
        </w:rPr>
        <w:t>Astúa</w:t>
      </w:r>
      <w:proofErr w:type="spellEnd"/>
      <w:r w:rsidRPr="00F52413">
        <w:rPr>
          <w:bCs/>
        </w:rPr>
        <w:t xml:space="preserve">, and D. </w:t>
      </w:r>
      <w:proofErr w:type="spellStart"/>
      <w:r w:rsidRPr="00F52413">
        <w:rPr>
          <w:bCs/>
        </w:rPr>
        <w:t>Navia</w:t>
      </w:r>
      <w:proofErr w:type="spellEnd"/>
      <w:r w:rsidRPr="002518D2">
        <w:rPr>
          <w:bCs/>
        </w:rPr>
        <w:t xml:space="preserve">. </w:t>
      </w:r>
      <w:r w:rsidRPr="00F52413">
        <w:rPr>
          <w:bCs/>
        </w:rPr>
        <w:t>2018</w:t>
      </w:r>
      <w:r w:rsidRPr="002518D2">
        <w:rPr>
          <w:bCs/>
        </w:rPr>
        <w:t xml:space="preserve">. First report of orchid </w:t>
      </w:r>
      <w:r w:rsidRPr="00E767AA">
        <w:rPr>
          <w:bCs/>
        </w:rPr>
        <w:t xml:space="preserve">fleck virus in the orchid collection of </w:t>
      </w:r>
      <w:proofErr w:type="spellStart"/>
      <w:r w:rsidRPr="00E767AA">
        <w:rPr>
          <w:bCs/>
        </w:rPr>
        <w:t>jardin</w:t>
      </w:r>
      <w:proofErr w:type="spellEnd"/>
      <w:r w:rsidRPr="00E767AA">
        <w:rPr>
          <w:bCs/>
        </w:rPr>
        <w:t xml:space="preserve"> du </w:t>
      </w:r>
      <w:proofErr w:type="spellStart"/>
      <w:r w:rsidRPr="00E767AA">
        <w:rPr>
          <w:bCs/>
        </w:rPr>
        <w:t>luxembourg</w:t>
      </w:r>
      <w:proofErr w:type="spellEnd"/>
      <w:r w:rsidRPr="00E767AA">
        <w:rPr>
          <w:bCs/>
        </w:rPr>
        <w:t>, Paris, France. Plant Disease 102: 2670–2670.</w:t>
      </w:r>
    </w:p>
    <w:p w14:paraId="7CF9A649" w14:textId="7F3FFB64" w:rsidR="00991E89" w:rsidRPr="00E767AA" w:rsidRDefault="00012664" w:rsidP="00F52413">
      <w:pPr>
        <w:pStyle w:val="Bibliography"/>
        <w:spacing w:line="480" w:lineRule="auto"/>
        <w:rPr>
          <w:bCs/>
        </w:rPr>
      </w:pPr>
      <w:bookmarkStart w:id="69" w:name="ref-Walker2018"/>
      <w:bookmarkEnd w:id="68"/>
      <w:r w:rsidRPr="00F52413">
        <w:rPr>
          <w:bCs/>
        </w:rPr>
        <w:lastRenderedPageBreak/>
        <w:t xml:space="preserve">Walker, P. J., K. R. Blasdell, C. H. Calisher, R. G. </w:t>
      </w:r>
      <w:proofErr w:type="spellStart"/>
      <w:r w:rsidRPr="00F52413">
        <w:rPr>
          <w:bCs/>
        </w:rPr>
        <w:t>Dietzgen</w:t>
      </w:r>
      <w:proofErr w:type="spellEnd"/>
      <w:r w:rsidRPr="00F52413">
        <w:rPr>
          <w:bCs/>
        </w:rPr>
        <w:t xml:space="preserve">, H. Kondo, G. </w:t>
      </w:r>
      <w:proofErr w:type="spellStart"/>
      <w:r w:rsidRPr="00F52413">
        <w:rPr>
          <w:bCs/>
        </w:rPr>
        <w:t>Kurath</w:t>
      </w:r>
      <w:proofErr w:type="spellEnd"/>
      <w:r w:rsidRPr="00F52413">
        <w:rPr>
          <w:bCs/>
        </w:rPr>
        <w:t xml:space="preserve">, B. </w:t>
      </w:r>
      <w:proofErr w:type="spellStart"/>
      <w:r w:rsidRPr="00F52413">
        <w:rPr>
          <w:bCs/>
        </w:rPr>
        <w:t>Longdon</w:t>
      </w:r>
      <w:proofErr w:type="spellEnd"/>
      <w:r w:rsidRPr="00F52413">
        <w:rPr>
          <w:bCs/>
        </w:rPr>
        <w:t xml:space="preserve">, D. M. Stone, R. B. </w:t>
      </w:r>
      <w:proofErr w:type="spellStart"/>
      <w:r w:rsidRPr="00F52413">
        <w:rPr>
          <w:bCs/>
        </w:rPr>
        <w:t>Tesh</w:t>
      </w:r>
      <w:proofErr w:type="spellEnd"/>
      <w:r w:rsidRPr="00F52413">
        <w:rPr>
          <w:bCs/>
        </w:rPr>
        <w:t xml:space="preserve">, N. </w:t>
      </w:r>
      <w:proofErr w:type="spellStart"/>
      <w:r w:rsidRPr="00F52413">
        <w:rPr>
          <w:bCs/>
        </w:rPr>
        <w:t>Tordo</w:t>
      </w:r>
      <w:proofErr w:type="spellEnd"/>
      <w:r w:rsidRPr="00F52413">
        <w:rPr>
          <w:bCs/>
        </w:rPr>
        <w:t xml:space="preserve">, N. </w:t>
      </w:r>
      <w:proofErr w:type="spellStart"/>
      <w:r w:rsidRPr="00F52413">
        <w:rPr>
          <w:bCs/>
        </w:rPr>
        <w:t>Vasilakis</w:t>
      </w:r>
      <w:proofErr w:type="spellEnd"/>
      <w:r w:rsidRPr="00F52413">
        <w:rPr>
          <w:bCs/>
        </w:rPr>
        <w:t>, and A. E. Whitfield</w:t>
      </w:r>
      <w:r w:rsidRPr="002518D2">
        <w:rPr>
          <w:bCs/>
        </w:rPr>
        <w:t xml:space="preserve">. </w:t>
      </w:r>
      <w:r w:rsidRPr="00F52413">
        <w:rPr>
          <w:bCs/>
        </w:rPr>
        <w:t>2018</w:t>
      </w:r>
      <w:r w:rsidRPr="002518D2">
        <w:rPr>
          <w:bCs/>
        </w:rPr>
        <w:t xml:space="preserve">. ICTV virus taxonomy profile: </w:t>
      </w:r>
      <w:proofErr w:type="spellStart"/>
      <w:r w:rsidRPr="002518D2">
        <w:rPr>
          <w:bCs/>
        </w:rPr>
        <w:t>Rhabdoviridae</w:t>
      </w:r>
      <w:proofErr w:type="spellEnd"/>
      <w:r w:rsidRPr="002518D2">
        <w:rPr>
          <w:bCs/>
        </w:rPr>
        <w:t>. Journal of General Virology 99: 447–448.</w:t>
      </w:r>
    </w:p>
    <w:p w14:paraId="106D2BB1" w14:textId="7C5AB374" w:rsidR="00991E89" w:rsidRPr="00922E0C" w:rsidRDefault="00012664" w:rsidP="00F52413">
      <w:pPr>
        <w:pStyle w:val="Bibliography"/>
        <w:spacing w:line="480" w:lineRule="auto"/>
        <w:rPr>
          <w:bCs/>
        </w:rPr>
      </w:pPr>
      <w:bookmarkStart w:id="70" w:name="ref-Wang2014"/>
      <w:bookmarkEnd w:id="69"/>
      <w:r w:rsidRPr="00F52413">
        <w:rPr>
          <w:bCs/>
        </w:rPr>
        <w:t>Wang, G.-Y., Y. Meng, J.-L. Huang, and Y.-P. Yang</w:t>
      </w:r>
      <w:r w:rsidRPr="002518D2">
        <w:rPr>
          <w:bCs/>
        </w:rPr>
        <w:t xml:space="preserve">. </w:t>
      </w:r>
      <w:r w:rsidRPr="00F52413">
        <w:rPr>
          <w:bCs/>
        </w:rPr>
        <w:t>2014</w:t>
      </w:r>
      <w:r w:rsidRPr="002518D2">
        <w:rPr>
          <w:bCs/>
        </w:rPr>
        <w:t xml:space="preserve">. Molecular phylogeny of </w:t>
      </w:r>
      <w:r w:rsidR="00922E0C">
        <w:rPr>
          <w:bCs/>
          <w:i/>
        </w:rPr>
        <w:t>O</w:t>
      </w:r>
      <w:r w:rsidR="00922E0C" w:rsidRPr="000A0B38">
        <w:rPr>
          <w:bCs/>
          <w:i/>
        </w:rPr>
        <w:t>phiopogon</w:t>
      </w:r>
      <w:r w:rsidR="00922E0C" w:rsidRPr="00E767AA">
        <w:rPr>
          <w:bCs/>
        </w:rPr>
        <w:t xml:space="preserve"> </w:t>
      </w:r>
      <w:r w:rsidRPr="00E767AA">
        <w:rPr>
          <w:bCs/>
        </w:rPr>
        <w:t>(</w:t>
      </w:r>
      <w:proofErr w:type="spellStart"/>
      <w:r w:rsidRPr="00E767AA">
        <w:rPr>
          <w:bCs/>
        </w:rPr>
        <w:t>asparagaceae</w:t>
      </w:r>
      <w:proofErr w:type="spellEnd"/>
      <w:r w:rsidRPr="00E767AA">
        <w:rPr>
          <w:bCs/>
        </w:rPr>
        <w:t>) inferred from nuclear and plastid DNA se</w:t>
      </w:r>
      <w:r w:rsidRPr="00922E0C">
        <w:rPr>
          <w:bCs/>
        </w:rPr>
        <w:t>quences. Systematic Botany 39: 776–784.</w:t>
      </w:r>
    </w:p>
    <w:p w14:paraId="4731F1CD" w14:textId="3EA350EB" w:rsidR="00991E89" w:rsidRPr="00E767AA" w:rsidRDefault="00012664" w:rsidP="00F52413">
      <w:pPr>
        <w:pStyle w:val="Bibliography"/>
        <w:spacing w:line="480" w:lineRule="auto"/>
        <w:rPr>
          <w:bCs/>
        </w:rPr>
      </w:pPr>
      <w:bookmarkStart w:id="71" w:name="ref-Zheng2013"/>
      <w:bookmarkEnd w:id="70"/>
      <w:r w:rsidRPr="00F52413">
        <w:rPr>
          <w:bCs/>
        </w:rPr>
        <w:t>Zheng, G. H., Z. Z. Zheng, Q. X. Tong, Y. L. Ming, and others</w:t>
      </w:r>
      <w:r w:rsidRPr="002518D2">
        <w:rPr>
          <w:bCs/>
        </w:rPr>
        <w:t xml:space="preserve">. </w:t>
      </w:r>
      <w:r w:rsidRPr="00F52413">
        <w:rPr>
          <w:bCs/>
        </w:rPr>
        <w:t>2013</w:t>
      </w:r>
      <w:r w:rsidRPr="002518D2">
        <w:rPr>
          <w:bCs/>
        </w:rPr>
        <w:t xml:space="preserve">. Orchid fleck virus: An unclassified bipartite, </w:t>
      </w:r>
      <w:proofErr w:type="gramStart"/>
      <w:r w:rsidRPr="002518D2">
        <w:rPr>
          <w:bCs/>
        </w:rPr>
        <w:t>negative-sense</w:t>
      </w:r>
      <w:proofErr w:type="gramEnd"/>
      <w:r w:rsidRPr="002518D2">
        <w:rPr>
          <w:bCs/>
        </w:rPr>
        <w:t xml:space="preserve"> </w:t>
      </w:r>
      <w:proofErr w:type="spellStart"/>
      <w:r w:rsidRPr="002518D2">
        <w:rPr>
          <w:bCs/>
        </w:rPr>
        <w:t>rna</w:t>
      </w:r>
      <w:proofErr w:type="spellEnd"/>
      <w:r w:rsidRPr="002518D2">
        <w:rPr>
          <w:bCs/>
        </w:rPr>
        <w:t xml:space="preserve"> plant virus. Archives of virology 158: 313–323.</w:t>
      </w:r>
    </w:p>
    <w:p w14:paraId="621630C5" w14:textId="0BE8427C" w:rsidR="00991E89" w:rsidRDefault="00012664" w:rsidP="00F52413">
      <w:pPr>
        <w:pStyle w:val="Bibliography"/>
        <w:spacing w:line="480" w:lineRule="auto"/>
        <w:rPr>
          <w:bCs/>
        </w:rPr>
      </w:pPr>
      <w:bookmarkStart w:id="72" w:name="ref-Zhou2009"/>
      <w:bookmarkEnd w:id="71"/>
      <w:r w:rsidRPr="00F52413">
        <w:rPr>
          <w:bCs/>
        </w:rPr>
        <w:t>Zhou, Q., J. Zhou, J. Chen, and X. Wang</w:t>
      </w:r>
      <w:r w:rsidRPr="002518D2">
        <w:rPr>
          <w:bCs/>
        </w:rPr>
        <w:t xml:space="preserve">. </w:t>
      </w:r>
      <w:r w:rsidRPr="00F52413">
        <w:rPr>
          <w:bCs/>
        </w:rPr>
        <w:t>2009</w:t>
      </w:r>
      <w:r w:rsidRPr="002518D2">
        <w:rPr>
          <w:bCs/>
        </w:rPr>
        <w:t xml:space="preserve">. Karyotype analysis of medicinal plant </w:t>
      </w:r>
      <w:r w:rsidR="00922E0C">
        <w:rPr>
          <w:bCs/>
          <w:i/>
        </w:rPr>
        <w:t>L</w:t>
      </w:r>
      <w:r w:rsidRPr="000A0B38">
        <w:rPr>
          <w:bCs/>
          <w:i/>
        </w:rPr>
        <w:t>iriope spicata</w:t>
      </w:r>
      <w:r w:rsidRPr="00E767AA">
        <w:rPr>
          <w:bCs/>
        </w:rPr>
        <w:t xml:space="preserve"> var. </w:t>
      </w:r>
      <w:proofErr w:type="spellStart"/>
      <w:r w:rsidRPr="00E767AA">
        <w:rPr>
          <w:bCs/>
          <w:i/>
        </w:rPr>
        <w:t>Prolifera</w:t>
      </w:r>
      <w:proofErr w:type="spellEnd"/>
      <w:r w:rsidRPr="008D42DF">
        <w:rPr>
          <w:bCs/>
        </w:rPr>
        <w:t xml:space="preserve"> (</w:t>
      </w:r>
      <w:proofErr w:type="spellStart"/>
      <w:r w:rsidRPr="008D42DF">
        <w:rPr>
          <w:bCs/>
        </w:rPr>
        <w:t>liliaceae</w:t>
      </w:r>
      <w:proofErr w:type="spellEnd"/>
      <w:r w:rsidRPr="008D42DF">
        <w:rPr>
          <w:bCs/>
        </w:rPr>
        <w:t xml:space="preserve">). </w:t>
      </w:r>
      <w:proofErr w:type="spellStart"/>
      <w:r w:rsidRPr="008D42DF">
        <w:rPr>
          <w:bCs/>
        </w:rPr>
        <w:t>Biologia</w:t>
      </w:r>
      <w:proofErr w:type="spellEnd"/>
      <w:r w:rsidRPr="008D42DF">
        <w:rPr>
          <w:bCs/>
        </w:rPr>
        <w:t xml:space="preserve"> </w:t>
      </w:r>
      <w:commentRangeStart w:id="73"/>
      <w:r w:rsidRPr="008D42DF">
        <w:rPr>
          <w:bCs/>
        </w:rPr>
        <w:t>64.</w:t>
      </w:r>
      <w:bookmarkEnd w:id="0"/>
      <w:bookmarkEnd w:id="13"/>
      <w:bookmarkEnd w:id="72"/>
      <w:commentRangeEnd w:id="73"/>
      <w:r w:rsidR="00922E0C">
        <w:rPr>
          <w:rStyle w:val="CommentReference"/>
        </w:rPr>
        <w:commentReference w:id="73"/>
      </w:r>
    </w:p>
    <w:p w14:paraId="622C70E9" w14:textId="54B47587" w:rsidR="00DD7A13" w:rsidRDefault="00DD7A13" w:rsidP="00F52413">
      <w:pPr>
        <w:pStyle w:val="Bibliography"/>
        <w:spacing w:line="480" w:lineRule="auto"/>
        <w:rPr>
          <w:bCs/>
        </w:rPr>
      </w:pPr>
      <w:r>
        <w:rPr>
          <w:bCs/>
        </w:rPr>
        <w:br w:type="page"/>
      </w:r>
    </w:p>
    <w:p w14:paraId="2AB15616" w14:textId="77777777" w:rsidR="00DD7A13" w:rsidRDefault="00DD7A13" w:rsidP="00F52413">
      <w:pPr>
        <w:pStyle w:val="Bibliography"/>
        <w:spacing w:line="480" w:lineRule="auto"/>
        <w:rPr>
          <w:bCs/>
        </w:rPr>
      </w:pPr>
      <w:r>
        <w:rPr>
          <w:bCs/>
        </w:rPr>
        <w:lastRenderedPageBreak/>
        <w:t>Figure Captions</w:t>
      </w:r>
    </w:p>
    <w:p w14:paraId="6E3D76D6" w14:textId="77777777" w:rsidR="00DD7A13" w:rsidRDefault="00DD7A13" w:rsidP="00F52413">
      <w:pPr>
        <w:pStyle w:val="Bibliography"/>
        <w:spacing w:line="480" w:lineRule="auto"/>
        <w:rPr>
          <w:bCs/>
        </w:rPr>
      </w:pPr>
    </w:p>
    <w:p w14:paraId="56499BCA" w14:textId="77777777" w:rsidR="00DD7A13" w:rsidRDefault="00DD7A13" w:rsidP="00F52413">
      <w:pPr>
        <w:pStyle w:val="BodyText"/>
        <w:spacing w:line="480" w:lineRule="auto"/>
      </w:pPr>
      <w:r>
        <w:t xml:space="preserve">Figure 1: Variety of symptoms expressed by plants infected with </w:t>
      </w:r>
      <w:r w:rsidRPr="007D3900">
        <w:rPr>
          <w:i/>
          <w:iCs/>
        </w:rPr>
        <w:t xml:space="preserve">Orchid fleck </w:t>
      </w:r>
      <w:proofErr w:type="spellStart"/>
      <w:r w:rsidRPr="007D3900">
        <w:rPr>
          <w:i/>
          <w:iCs/>
        </w:rPr>
        <w:t>dichorhavirus</w:t>
      </w:r>
      <w:proofErr w:type="spellEnd"/>
      <w:r>
        <w:t xml:space="preserve">: (a) ringspot symptoms on </w:t>
      </w:r>
      <w:r>
        <w:rPr>
          <w:i/>
        </w:rPr>
        <w:t>Liriope gigantea</w:t>
      </w:r>
      <w:r>
        <w:t xml:space="preserve"> (b)</w:t>
      </w:r>
    </w:p>
    <w:p w14:paraId="4704EB99" w14:textId="32B49F22" w:rsidR="00DD7A13" w:rsidRDefault="00DD7A13" w:rsidP="00F52413">
      <w:pPr>
        <w:pStyle w:val="BodyText"/>
        <w:spacing w:line="480" w:lineRule="auto"/>
      </w:pPr>
      <w:r>
        <w:t xml:space="preserve"> chlorosis on </w:t>
      </w:r>
      <w:r>
        <w:rPr>
          <w:i/>
        </w:rPr>
        <w:t>Aspidistra elatior</w:t>
      </w:r>
      <w:r>
        <w:t>.</w:t>
      </w:r>
    </w:p>
    <w:p w14:paraId="1D9F6AA0" w14:textId="2E7C2070" w:rsidR="00DD7A13" w:rsidRDefault="00DD7A13" w:rsidP="00F52413">
      <w:pPr>
        <w:pStyle w:val="Bibliography"/>
        <w:spacing w:line="480" w:lineRule="auto"/>
        <w:rPr>
          <w:bCs/>
        </w:rPr>
      </w:pPr>
      <w:r>
        <w:rPr>
          <w:bCs/>
        </w:rPr>
        <w:t xml:space="preserve">Figure2: </w:t>
      </w:r>
      <w:commentRangeStart w:id="74"/>
      <w:r>
        <w:rPr>
          <w:bCs/>
        </w:rPr>
        <w:t>XXXXXXX</w:t>
      </w:r>
      <w:commentRangeEnd w:id="74"/>
      <w:r>
        <w:rPr>
          <w:rStyle w:val="CommentReference"/>
        </w:rPr>
        <w:commentReference w:id="74"/>
      </w:r>
    </w:p>
    <w:p w14:paraId="5DEC27E1" w14:textId="77777777" w:rsidR="00DD7A13" w:rsidRDefault="00DD7A13" w:rsidP="00F52413">
      <w:pPr>
        <w:pStyle w:val="BodyText"/>
        <w:spacing w:line="480" w:lineRule="auto"/>
      </w:pPr>
      <w:r>
        <w:t xml:space="preserve">Fig. 3: Cryo-SEM images of </w:t>
      </w:r>
      <w:proofErr w:type="spellStart"/>
      <w:r>
        <w:rPr>
          <w:i/>
        </w:rPr>
        <w:t>Brevipalpus</w:t>
      </w:r>
      <w:proofErr w:type="spellEnd"/>
      <w:r>
        <w:rPr>
          <w:i/>
        </w:rPr>
        <w:t xml:space="preserve"> </w:t>
      </w:r>
      <w:proofErr w:type="spellStart"/>
      <w:r>
        <w:rPr>
          <w:i/>
        </w:rPr>
        <w:t>californicus</w:t>
      </w:r>
      <w:proofErr w:type="spellEnd"/>
      <w:r>
        <w:t xml:space="preserve"> </w:t>
      </w:r>
      <w:proofErr w:type="spellStart"/>
      <w:r>
        <w:t>sensu</w:t>
      </w:r>
      <w:proofErr w:type="spellEnd"/>
      <w:r>
        <w:t xml:space="preserve"> </w:t>
      </w:r>
      <w:proofErr w:type="spellStart"/>
      <w:r>
        <w:t>lato</w:t>
      </w:r>
      <w:proofErr w:type="spellEnd"/>
      <w:r>
        <w:t xml:space="preserve"> used for identification (a) Dorsum (b) Lateral view (c) Venter (d) Close up of distal end of leg 2, </w:t>
      </w:r>
      <w:commentRangeStart w:id="75"/>
      <w:r>
        <w:t xml:space="preserve">with paired </w:t>
      </w:r>
      <w:proofErr w:type="spellStart"/>
      <w:r>
        <w:t>solenidia</w:t>
      </w:r>
      <w:proofErr w:type="spellEnd"/>
      <w:r>
        <w:t xml:space="preserve"> </w:t>
      </w:r>
      <w:commentRangeEnd w:id="75"/>
      <w:r>
        <w:rPr>
          <w:rStyle w:val="CommentReference"/>
        </w:rPr>
        <w:commentReference w:id="75"/>
      </w:r>
      <w:r>
        <w:t xml:space="preserve">(e) Enlargement of the microplates of the mite </w:t>
      </w:r>
      <w:proofErr w:type="spellStart"/>
      <w:r>
        <w:t>cerotegument</w:t>
      </w:r>
      <w:proofErr w:type="spellEnd"/>
      <w:r>
        <w:t xml:space="preserve"> (f) Dorsal view of the distal portion of mite abdomen (g) Dorsal view of the mite rostrum (h) Ventral view of mite rostrum Cryo-SEM images provided by Dr. Gary Bauchan, USDA-ARS 2021</w:t>
      </w:r>
    </w:p>
    <w:p w14:paraId="6AF541DA" w14:textId="0012C51E" w:rsidR="00DD7A13" w:rsidRDefault="00DD7A13" w:rsidP="00F52413">
      <w:pPr>
        <w:pStyle w:val="Bibliography"/>
        <w:spacing w:line="480" w:lineRule="auto"/>
        <w:rPr>
          <w:bCs/>
        </w:rPr>
      </w:pPr>
      <w:r>
        <w:t xml:space="preserve">Figure 4: Florida is home to other common pest species of </w:t>
      </w:r>
      <w:proofErr w:type="spellStart"/>
      <w:r>
        <w:rPr>
          <w:i/>
        </w:rPr>
        <w:t>Brevipalpus</w:t>
      </w:r>
      <w:proofErr w:type="spellEnd"/>
      <w:r>
        <w:t xml:space="preserve"> which are potential vectors of </w:t>
      </w:r>
      <w:r>
        <w:rPr>
          <w:i/>
        </w:rPr>
        <w:t xml:space="preserve">Orchid fleck </w:t>
      </w:r>
      <w:proofErr w:type="spellStart"/>
      <w:r>
        <w:rPr>
          <w:i/>
        </w:rPr>
        <w:t>dichorhavirus</w:t>
      </w:r>
      <w:proofErr w:type="spellEnd"/>
      <w:r>
        <w:t xml:space="preserve">: (a) </w:t>
      </w:r>
      <w:r>
        <w:rPr>
          <w:i/>
        </w:rPr>
        <w:t xml:space="preserve">B. </w:t>
      </w:r>
      <w:proofErr w:type="spellStart"/>
      <w:r>
        <w:rPr>
          <w:i/>
        </w:rPr>
        <w:t>yothersi</w:t>
      </w:r>
      <w:proofErr w:type="spellEnd"/>
      <w:r>
        <w:t xml:space="preserve">, dorsal (b) </w:t>
      </w:r>
      <w:r>
        <w:rPr>
          <w:i/>
        </w:rPr>
        <w:t xml:space="preserve">B. </w:t>
      </w:r>
      <w:proofErr w:type="spellStart"/>
      <w:r>
        <w:rPr>
          <w:i/>
        </w:rPr>
        <w:t>yothersi</w:t>
      </w:r>
      <w:proofErr w:type="spellEnd"/>
      <w:r>
        <w:t xml:space="preserve">, lateral (c) </w:t>
      </w:r>
      <w:r>
        <w:rPr>
          <w:i/>
        </w:rPr>
        <w:t xml:space="preserve">B. </w:t>
      </w:r>
      <w:proofErr w:type="spellStart"/>
      <w:r>
        <w:rPr>
          <w:i/>
        </w:rPr>
        <w:t>obovatus</w:t>
      </w:r>
      <w:proofErr w:type="spellEnd"/>
      <w:r>
        <w:t xml:space="preserve">, </w:t>
      </w:r>
      <w:proofErr w:type="gramStart"/>
      <w:r>
        <w:t>dorsal</w:t>
      </w:r>
      <w:proofErr w:type="gramEnd"/>
    </w:p>
    <w:p w14:paraId="2A0D93EF" w14:textId="6D70DB71" w:rsidR="00DD7A13" w:rsidRDefault="00DD7A13" w:rsidP="00F52413">
      <w:pPr>
        <w:pStyle w:val="Bibliography"/>
        <w:spacing w:line="480" w:lineRule="auto"/>
        <w:rPr>
          <w:bCs/>
        </w:rPr>
      </w:pPr>
      <w:r>
        <w:rPr>
          <w:bCs/>
        </w:rPr>
        <w:br w:type="page"/>
      </w:r>
    </w:p>
    <w:tbl>
      <w:tblPr>
        <w:tblStyle w:val="Table"/>
        <w:tblW w:w="4999" w:type="pct"/>
        <w:tblLook w:val="0020" w:firstRow="1" w:lastRow="0" w:firstColumn="0" w:lastColumn="0" w:noHBand="0" w:noVBand="0"/>
      </w:tblPr>
      <w:tblGrid>
        <w:gridCol w:w="2578"/>
        <w:gridCol w:w="3572"/>
        <w:gridCol w:w="3208"/>
      </w:tblGrid>
      <w:tr w:rsidR="00DD7A13" w14:paraId="132FB07D" w14:textId="77777777" w:rsidTr="007D3900">
        <w:tc>
          <w:tcPr>
            <w:tcW w:w="0" w:type="auto"/>
            <w:tcBorders>
              <w:bottom w:val="single" w:sz="0" w:space="0" w:color="auto"/>
            </w:tcBorders>
            <w:vAlign w:val="bottom"/>
          </w:tcPr>
          <w:p w14:paraId="53492AAF" w14:textId="77777777" w:rsidR="00DD7A13" w:rsidRDefault="00DD7A13" w:rsidP="00F52413">
            <w:pPr>
              <w:pStyle w:val="Compact"/>
              <w:spacing w:line="480" w:lineRule="auto"/>
            </w:pPr>
            <w:r>
              <w:lastRenderedPageBreak/>
              <w:t>Scientific Name</w:t>
            </w:r>
          </w:p>
        </w:tc>
        <w:tc>
          <w:tcPr>
            <w:tcW w:w="0" w:type="auto"/>
            <w:tcBorders>
              <w:bottom w:val="single" w:sz="0" w:space="0" w:color="auto"/>
            </w:tcBorders>
            <w:vAlign w:val="bottom"/>
          </w:tcPr>
          <w:p w14:paraId="38F76A65" w14:textId="77777777" w:rsidR="00DD7A13" w:rsidRDefault="00DD7A13" w:rsidP="00F52413">
            <w:pPr>
              <w:pStyle w:val="Compact"/>
              <w:spacing w:line="480" w:lineRule="auto"/>
            </w:pPr>
            <w:r>
              <w:t>Common Names</w:t>
            </w:r>
          </w:p>
        </w:tc>
        <w:tc>
          <w:tcPr>
            <w:tcW w:w="0" w:type="auto"/>
            <w:tcBorders>
              <w:bottom w:val="single" w:sz="0" w:space="0" w:color="auto"/>
            </w:tcBorders>
            <w:vAlign w:val="bottom"/>
          </w:tcPr>
          <w:p w14:paraId="06B970F9" w14:textId="77777777" w:rsidR="00DD7A13" w:rsidRDefault="00DD7A13" w:rsidP="00F52413">
            <w:pPr>
              <w:pStyle w:val="Compact"/>
              <w:spacing w:line="480" w:lineRule="auto"/>
            </w:pPr>
            <w:r>
              <w:t>Symptoms Observed</w:t>
            </w:r>
          </w:p>
        </w:tc>
      </w:tr>
      <w:tr w:rsidR="00DD7A13" w14:paraId="2824AAD9" w14:textId="77777777" w:rsidTr="007D3900">
        <w:tc>
          <w:tcPr>
            <w:tcW w:w="0" w:type="auto"/>
          </w:tcPr>
          <w:p w14:paraId="27926F72" w14:textId="77777777" w:rsidR="00DD7A13" w:rsidRDefault="00DD7A13" w:rsidP="00F52413">
            <w:pPr>
              <w:pStyle w:val="Compact"/>
              <w:spacing w:line="480" w:lineRule="auto"/>
            </w:pPr>
            <w:r>
              <w:rPr>
                <w:i/>
              </w:rPr>
              <w:t xml:space="preserve">Liriope </w:t>
            </w:r>
            <w:proofErr w:type="spellStart"/>
            <w:r>
              <w:rPr>
                <w:i/>
              </w:rPr>
              <w:t>muscari</w:t>
            </w:r>
            <w:proofErr w:type="spellEnd"/>
            <w:r>
              <w:t xml:space="preserve"> Bailey</w:t>
            </w:r>
          </w:p>
        </w:tc>
        <w:tc>
          <w:tcPr>
            <w:tcW w:w="0" w:type="auto"/>
          </w:tcPr>
          <w:p w14:paraId="37CA3F8E" w14:textId="77777777" w:rsidR="00DD7A13" w:rsidRDefault="00DD7A13" w:rsidP="00F52413">
            <w:pPr>
              <w:pStyle w:val="Compact"/>
              <w:spacing w:line="480" w:lineRule="auto"/>
            </w:pPr>
            <w:r>
              <w:t xml:space="preserve">Lilyturf, </w:t>
            </w:r>
            <w:proofErr w:type="spellStart"/>
            <w:r>
              <w:t>Orchardgrass</w:t>
            </w:r>
            <w:proofErr w:type="spellEnd"/>
            <w:r>
              <w:t xml:space="preserve">, </w:t>
            </w:r>
            <w:proofErr w:type="spellStart"/>
            <w:r>
              <w:t>Monkeygrass</w:t>
            </w:r>
            <w:proofErr w:type="spellEnd"/>
          </w:p>
        </w:tc>
        <w:tc>
          <w:tcPr>
            <w:tcW w:w="0" w:type="auto"/>
          </w:tcPr>
          <w:p w14:paraId="64F50DF0" w14:textId="77777777" w:rsidR="00DD7A13" w:rsidRDefault="00DD7A13" w:rsidP="00F52413">
            <w:pPr>
              <w:pStyle w:val="Compact"/>
              <w:spacing w:line="480" w:lineRule="auto"/>
            </w:pPr>
            <w:r>
              <w:t>Ringspots, Chlorotic Flecking, Necrotic Lesions</w:t>
            </w:r>
          </w:p>
        </w:tc>
      </w:tr>
      <w:tr w:rsidR="00DD7A13" w14:paraId="5D424B08" w14:textId="77777777" w:rsidTr="007D3900">
        <w:tc>
          <w:tcPr>
            <w:tcW w:w="0" w:type="auto"/>
          </w:tcPr>
          <w:p w14:paraId="21BB0792" w14:textId="77777777" w:rsidR="00DD7A13" w:rsidRDefault="00DD7A13" w:rsidP="00F52413">
            <w:pPr>
              <w:pStyle w:val="Compact"/>
              <w:spacing w:line="480" w:lineRule="auto"/>
            </w:pPr>
            <w:r>
              <w:rPr>
                <w:i/>
              </w:rPr>
              <w:t>Liriope gigantea</w:t>
            </w:r>
            <w:r>
              <w:t>* Hume</w:t>
            </w:r>
          </w:p>
        </w:tc>
        <w:tc>
          <w:tcPr>
            <w:tcW w:w="0" w:type="auto"/>
          </w:tcPr>
          <w:p w14:paraId="1F1E437C" w14:textId="77777777" w:rsidR="00DD7A13" w:rsidRDefault="00DD7A13" w:rsidP="00F52413">
            <w:pPr>
              <w:pStyle w:val="Compact"/>
              <w:spacing w:line="480" w:lineRule="auto"/>
            </w:pPr>
            <w:r>
              <w:t>Giant Lilyturf</w:t>
            </w:r>
          </w:p>
        </w:tc>
        <w:tc>
          <w:tcPr>
            <w:tcW w:w="0" w:type="auto"/>
          </w:tcPr>
          <w:p w14:paraId="670F9E8C" w14:textId="77777777" w:rsidR="00DD7A13" w:rsidRDefault="00DD7A13" w:rsidP="00F52413">
            <w:pPr>
              <w:pStyle w:val="Compact"/>
              <w:spacing w:line="480" w:lineRule="auto"/>
            </w:pPr>
            <w:r>
              <w:t>Ringspots, Chlorotic Flecking, Necrotic Lesions</w:t>
            </w:r>
          </w:p>
        </w:tc>
      </w:tr>
      <w:tr w:rsidR="00DD7A13" w14:paraId="05DBA648" w14:textId="77777777" w:rsidTr="007D3900">
        <w:tc>
          <w:tcPr>
            <w:tcW w:w="0" w:type="auto"/>
          </w:tcPr>
          <w:p w14:paraId="53455A81" w14:textId="77777777" w:rsidR="00DD7A13" w:rsidRDefault="00DD7A13" w:rsidP="00F52413">
            <w:pPr>
              <w:pStyle w:val="Compact"/>
              <w:spacing w:line="480" w:lineRule="auto"/>
            </w:pPr>
            <w:r>
              <w:rPr>
                <w:i/>
              </w:rPr>
              <w:t>Ophiopogon japonicus</w:t>
            </w:r>
            <w:r>
              <w:t xml:space="preserve"> Ker </w:t>
            </w:r>
            <w:proofErr w:type="spellStart"/>
            <w:r>
              <w:t>Gawl</w:t>
            </w:r>
            <w:proofErr w:type="spellEnd"/>
            <w:r>
              <w:t>.</w:t>
            </w:r>
          </w:p>
        </w:tc>
        <w:tc>
          <w:tcPr>
            <w:tcW w:w="0" w:type="auto"/>
          </w:tcPr>
          <w:p w14:paraId="26ADF695" w14:textId="77777777" w:rsidR="00DD7A13" w:rsidRDefault="00DD7A13" w:rsidP="00F52413">
            <w:pPr>
              <w:pStyle w:val="Compact"/>
              <w:spacing w:line="480" w:lineRule="auto"/>
            </w:pPr>
            <w:r>
              <w:t>Dwarf Lilyturf, Mondo Grass, Snake’s beard</w:t>
            </w:r>
          </w:p>
        </w:tc>
        <w:tc>
          <w:tcPr>
            <w:tcW w:w="0" w:type="auto"/>
          </w:tcPr>
          <w:p w14:paraId="7AD9854C" w14:textId="77777777" w:rsidR="00DD7A13" w:rsidRDefault="00DD7A13" w:rsidP="00F52413">
            <w:pPr>
              <w:pStyle w:val="Compact"/>
              <w:spacing w:line="480" w:lineRule="auto"/>
            </w:pPr>
            <w:r>
              <w:t>Ringspots, Chlorotic Flecking, Necrotic Lesions</w:t>
            </w:r>
          </w:p>
        </w:tc>
      </w:tr>
      <w:tr w:rsidR="00DD7A13" w14:paraId="4DDBB721" w14:textId="77777777" w:rsidTr="007D3900">
        <w:tc>
          <w:tcPr>
            <w:tcW w:w="0" w:type="auto"/>
          </w:tcPr>
          <w:p w14:paraId="5686BA66" w14:textId="77777777" w:rsidR="00DD7A13" w:rsidRDefault="00DD7A13" w:rsidP="00F52413">
            <w:pPr>
              <w:pStyle w:val="Compact"/>
              <w:spacing w:line="480" w:lineRule="auto"/>
            </w:pPr>
            <w:r>
              <w:rPr>
                <w:i/>
              </w:rPr>
              <w:t>Ophiopogon intermedius</w:t>
            </w:r>
            <w:r>
              <w:t>** Don</w:t>
            </w:r>
          </w:p>
        </w:tc>
        <w:tc>
          <w:tcPr>
            <w:tcW w:w="0" w:type="auto"/>
          </w:tcPr>
          <w:p w14:paraId="09A9B546" w14:textId="77777777" w:rsidR="00DD7A13" w:rsidRDefault="00DD7A13" w:rsidP="00F52413">
            <w:pPr>
              <w:pStyle w:val="Compact"/>
              <w:spacing w:line="480" w:lineRule="auto"/>
            </w:pPr>
            <w:r>
              <w:t>Aztec Grass, ‘</w:t>
            </w:r>
            <w:proofErr w:type="spellStart"/>
            <w:r>
              <w:t>Argenteomarginatus</w:t>
            </w:r>
            <w:proofErr w:type="spellEnd"/>
            <w:r>
              <w:t>’</w:t>
            </w:r>
          </w:p>
        </w:tc>
        <w:tc>
          <w:tcPr>
            <w:tcW w:w="0" w:type="auto"/>
          </w:tcPr>
          <w:p w14:paraId="4E9BE637" w14:textId="77777777" w:rsidR="00DD7A13" w:rsidRDefault="00DD7A13" w:rsidP="00F52413">
            <w:pPr>
              <w:pStyle w:val="Compact"/>
              <w:spacing w:line="480" w:lineRule="auto"/>
            </w:pPr>
            <w:r>
              <w:t>Ringspots, Chlorotic Flecking, Necrotic Lesions</w:t>
            </w:r>
          </w:p>
        </w:tc>
      </w:tr>
      <w:tr w:rsidR="00DD7A13" w14:paraId="5EC08EFE" w14:textId="77777777" w:rsidTr="007D3900">
        <w:tc>
          <w:tcPr>
            <w:tcW w:w="0" w:type="auto"/>
          </w:tcPr>
          <w:p w14:paraId="010D3D17" w14:textId="77777777" w:rsidR="00DD7A13" w:rsidRDefault="00DD7A13" w:rsidP="00F52413">
            <w:pPr>
              <w:pStyle w:val="Compact"/>
              <w:spacing w:line="480" w:lineRule="auto"/>
            </w:pPr>
            <w:r>
              <w:rPr>
                <w:i/>
              </w:rPr>
              <w:t>Aspidistra elatior</w:t>
            </w:r>
            <w:r>
              <w:t xml:space="preserve"> Blume</w:t>
            </w:r>
          </w:p>
        </w:tc>
        <w:tc>
          <w:tcPr>
            <w:tcW w:w="0" w:type="auto"/>
          </w:tcPr>
          <w:p w14:paraId="73ED557F" w14:textId="77777777" w:rsidR="00DD7A13" w:rsidRDefault="00DD7A13" w:rsidP="00F52413">
            <w:pPr>
              <w:pStyle w:val="Compact"/>
              <w:spacing w:line="480" w:lineRule="auto"/>
            </w:pPr>
            <w:r>
              <w:t>Cast Iron Plant, Bar-room Plant</w:t>
            </w:r>
          </w:p>
        </w:tc>
        <w:tc>
          <w:tcPr>
            <w:tcW w:w="0" w:type="auto"/>
          </w:tcPr>
          <w:p w14:paraId="72F5E78A" w14:textId="77777777" w:rsidR="00DD7A13" w:rsidRDefault="00DD7A13" w:rsidP="00F52413">
            <w:pPr>
              <w:pStyle w:val="Compact"/>
              <w:spacing w:line="480" w:lineRule="auto"/>
            </w:pPr>
            <w:r>
              <w:t>Chlorosis, Necrotic Lesions</w:t>
            </w:r>
          </w:p>
        </w:tc>
      </w:tr>
    </w:tbl>
    <w:p w14:paraId="1C3A9BD7" w14:textId="77777777" w:rsidR="00DD7A13" w:rsidRDefault="00DD7A13" w:rsidP="00F52413">
      <w:pPr>
        <w:pStyle w:val="BodyText"/>
        <w:spacing w:line="480" w:lineRule="auto"/>
      </w:pPr>
      <w:r w:rsidRPr="00F52413">
        <w:rPr>
          <w:b/>
          <w:bCs/>
        </w:rPr>
        <w:t xml:space="preserve">Table 1: </w:t>
      </w:r>
      <w:r>
        <w:t xml:space="preserve">List of plants with symptoms of Orchid fleck </w:t>
      </w:r>
      <w:proofErr w:type="spellStart"/>
      <w:r>
        <w:t>dichorhavirus</w:t>
      </w:r>
      <w:proofErr w:type="spellEnd"/>
      <w:r>
        <w:t xml:space="preserve"> found in northern Florida. * </w:t>
      </w:r>
      <w:r>
        <w:rPr>
          <w:i/>
        </w:rPr>
        <w:t>L. gigantea</w:t>
      </w:r>
      <w:r>
        <w:t xml:space="preserve"> have been traditionally classified as </w:t>
      </w:r>
      <w:proofErr w:type="spellStart"/>
      <w:r>
        <w:t>seperate</w:t>
      </w:r>
      <w:proofErr w:type="spellEnd"/>
      <w:r>
        <w:t xml:space="preserve"> from </w:t>
      </w:r>
      <w:r>
        <w:rPr>
          <w:i/>
        </w:rPr>
        <w:t xml:space="preserve">L. </w:t>
      </w:r>
      <w:proofErr w:type="spellStart"/>
      <w:r>
        <w:rPr>
          <w:i/>
        </w:rPr>
        <w:t>muscari</w:t>
      </w:r>
      <w:proofErr w:type="spellEnd"/>
      <w:r>
        <w:t xml:space="preserv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rPr>
        <w:t>O. intermedius</w:t>
      </w:r>
      <w:r>
        <w:t xml:space="preserve"> is sometimes misclassified as </w:t>
      </w:r>
      <w:r>
        <w:rPr>
          <w:i/>
        </w:rPr>
        <w:t xml:space="preserve">Liriope </w:t>
      </w:r>
      <w:proofErr w:type="spellStart"/>
      <w:r>
        <w:rPr>
          <w:i/>
        </w:rPr>
        <w:t>muscari</w:t>
      </w:r>
      <w:proofErr w:type="spellEnd"/>
      <w:r>
        <w:t xml:space="preserve"> ‘Variegated Evergreen Giant’ (</w:t>
      </w:r>
      <w:proofErr w:type="spellStart"/>
      <w:r>
        <w:t>Fantz</w:t>
      </w:r>
      <w:proofErr w:type="spellEnd"/>
      <w:r>
        <w:t xml:space="preserve"> 2008b) or ‘Grandiflora White’ (</w:t>
      </w:r>
      <w:proofErr w:type="spellStart"/>
      <w:r>
        <w:t>Fantz</w:t>
      </w:r>
      <w:proofErr w:type="spellEnd"/>
      <w:r>
        <w:t xml:space="preserve"> 2009).</w:t>
      </w:r>
    </w:p>
    <w:p w14:paraId="6816F1DA" w14:textId="11C07B50" w:rsidR="00B86232" w:rsidRDefault="00B86232">
      <w:pPr>
        <w:pStyle w:val="Bibliography"/>
        <w:spacing w:line="480" w:lineRule="auto"/>
        <w:rPr>
          <w:ins w:id="76" w:author="Xavier Martini" w:date="2021-02-15T11:21:00Z"/>
          <w:bCs/>
        </w:rPr>
        <w:pPrChange w:id="77" w:author="Xavier Martini" w:date="2021-02-15T11:32:00Z">
          <w:pPr>
            <w:pStyle w:val="Bibliography"/>
          </w:pPr>
        </w:pPrChange>
      </w:pPr>
      <w:ins w:id="78" w:author="Xavier Martini" w:date="2021-02-15T11:21:00Z">
        <w:r>
          <w:rPr>
            <w:bCs/>
          </w:rPr>
          <w:br w:type="page"/>
        </w:r>
      </w:ins>
    </w:p>
    <w:p w14:paraId="20476636" w14:textId="3BECEAE0" w:rsidR="00DD7A13" w:rsidRDefault="00B86232">
      <w:pPr>
        <w:pStyle w:val="Bibliography"/>
        <w:spacing w:line="480" w:lineRule="auto"/>
        <w:rPr>
          <w:ins w:id="79" w:author="Xavier Martini" w:date="2021-02-15T11:21:00Z"/>
          <w:bCs/>
        </w:rPr>
        <w:pPrChange w:id="80" w:author="Xavier Martini" w:date="2021-02-15T11:32:00Z">
          <w:pPr>
            <w:pStyle w:val="Bibliography"/>
          </w:pPr>
        </w:pPrChange>
      </w:pPr>
      <w:ins w:id="81" w:author="Xavier Martini" w:date="2021-02-15T11:21:00Z">
        <w:r>
          <w:rPr>
            <w:noProof/>
          </w:rPr>
          <w:lastRenderedPageBreak/>
          <w:drawing>
            <wp:inline distT="0" distB="0" distL="0" distR="0" wp14:anchorId="263A73F2" wp14:editId="2B7ED638">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ins>
    </w:p>
    <w:p w14:paraId="0AFB66A0" w14:textId="7E83BC45" w:rsidR="00B86232" w:rsidRDefault="00B86232">
      <w:pPr>
        <w:pStyle w:val="Bibliography"/>
        <w:spacing w:line="480" w:lineRule="auto"/>
        <w:rPr>
          <w:ins w:id="82" w:author="Xavier Martini" w:date="2021-02-15T11:22:00Z"/>
          <w:bCs/>
        </w:rPr>
        <w:pPrChange w:id="83" w:author="Xavier Martini" w:date="2021-02-15T11:32:00Z">
          <w:pPr>
            <w:pStyle w:val="Bibliography"/>
          </w:pPr>
        </w:pPrChange>
      </w:pPr>
      <w:ins w:id="84" w:author="Xavier Martini" w:date="2021-02-15T11:21:00Z">
        <w:r>
          <w:rPr>
            <w:bCs/>
          </w:rPr>
          <w:t>Fig</w:t>
        </w:r>
      </w:ins>
      <w:ins w:id="85" w:author="Xavier Martini" w:date="2021-02-15T11:22:00Z">
        <w:r>
          <w:rPr>
            <w:bCs/>
          </w:rPr>
          <w:t>ure 1</w:t>
        </w:r>
      </w:ins>
    </w:p>
    <w:p w14:paraId="1EDA9C4E" w14:textId="13F4F6F6" w:rsidR="00B86232" w:rsidRDefault="00B86232">
      <w:pPr>
        <w:pStyle w:val="Bibliography"/>
        <w:spacing w:line="480" w:lineRule="auto"/>
        <w:rPr>
          <w:ins w:id="86" w:author="Xavier Martini" w:date="2021-02-15T11:22:00Z"/>
          <w:bCs/>
        </w:rPr>
        <w:pPrChange w:id="87" w:author="Xavier Martini" w:date="2021-02-15T11:32:00Z">
          <w:pPr>
            <w:pStyle w:val="Bibliography"/>
          </w:pPr>
        </w:pPrChange>
      </w:pPr>
      <w:ins w:id="88" w:author="Xavier Martini" w:date="2021-02-15T11:22:00Z">
        <w:r>
          <w:rPr>
            <w:bCs/>
          </w:rPr>
          <w:br w:type="page"/>
        </w:r>
      </w:ins>
    </w:p>
    <w:p w14:paraId="37B304DF" w14:textId="135CC425" w:rsidR="00B86232" w:rsidRDefault="00B86232">
      <w:pPr>
        <w:pStyle w:val="Bibliography"/>
        <w:spacing w:line="480" w:lineRule="auto"/>
        <w:rPr>
          <w:ins w:id="89" w:author="Xavier Martini" w:date="2021-02-15T11:22:00Z"/>
          <w:bCs/>
        </w:rPr>
        <w:pPrChange w:id="90" w:author="Xavier Martini" w:date="2021-02-15T11:32:00Z">
          <w:pPr>
            <w:pStyle w:val="Bibliography"/>
          </w:pPr>
        </w:pPrChange>
      </w:pPr>
      <w:ins w:id="91" w:author="Xavier Martini" w:date="2021-02-15T11:22:00Z">
        <w:r>
          <w:rPr>
            <w:noProof/>
          </w:rPr>
          <w:lastRenderedPageBreak/>
          <w:drawing>
            <wp:inline distT="0" distB="0" distL="0" distR="0" wp14:anchorId="1E2D7309" wp14:editId="50A2DF49">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map_ofv_leon_co.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ins>
    </w:p>
    <w:p w14:paraId="68DD8400" w14:textId="5491833B" w:rsidR="00B86232" w:rsidRDefault="00B86232">
      <w:pPr>
        <w:pStyle w:val="Bibliography"/>
        <w:spacing w:line="480" w:lineRule="auto"/>
        <w:rPr>
          <w:ins w:id="92" w:author="Xavier Martini" w:date="2021-02-15T11:22:00Z"/>
          <w:bCs/>
        </w:rPr>
        <w:pPrChange w:id="93" w:author="Xavier Martini" w:date="2021-02-15T11:32:00Z">
          <w:pPr>
            <w:pStyle w:val="Bibliography"/>
          </w:pPr>
        </w:pPrChange>
      </w:pPr>
      <w:ins w:id="94" w:author="Xavier Martini" w:date="2021-02-15T11:22:00Z">
        <w:r>
          <w:rPr>
            <w:bCs/>
          </w:rPr>
          <w:br w:type="page"/>
        </w:r>
      </w:ins>
    </w:p>
    <w:p w14:paraId="6D645469" w14:textId="30BA04BF" w:rsidR="00B86232" w:rsidRDefault="00B86232">
      <w:pPr>
        <w:pStyle w:val="Bibliography"/>
        <w:spacing w:line="480" w:lineRule="auto"/>
        <w:rPr>
          <w:ins w:id="95" w:author="Xavier Martini" w:date="2021-02-15T11:22:00Z"/>
          <w:bCs/>
        </w:rPr>
        <w:pPrChange w:id="96" w:author="Xavier Martini" w:date="2021-02-15T11:32:00Z">
          <w:pPr>
            <w:pStyle w:val="Bibliography"/>
          </w:pPr>
        </w:pPrChange>
      </w:pPr>
      <w:ins w:id="97" w:author="Xavier Martini" w:date="2021-02-15T11:22:00Z">
        <w:r>
          <w:rPr>
            <w:noProof/>
          </w:rPr>
          <w:lastRenderedPageBreak/>
          <w:drawing>
            <wp:inline distT="0" distB="0" distL="0" distR="0" wp14:anchorId="5C399391" wp14:editId="27DEFDC4">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3-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ins>
    </w:p>
    <w:p w14:paraId="6B54E43B" w14:textId="6184308D" w:rsidR="00B86232" w:rsidRDefault="00B86232">
      <w:pPr>
        <w:pStyle w:val="Bibliography"/>
        <w:spacing w:line="480" w:lineRule="auto"/>
        <w:rPr>
          <w:ins w:id="98" w:author="Xavier Martini" w:date="2021-02-15T11:22:00Z"/>
          <w:bCs/>
        </w:rPr>
        <w:pPrChange w:id="99" w:author="Xavier Martini" w:date="2021-02-15T11:32:00Z">
          <w:pPr>
            <w:pStyle w:val="Bibliography"/>
          </w:pPr>
        </w:pPrChange>
      </w:pPr>
    </w:p>
    <w:p w14:paraId="27476F69" w14:textId="13D66A19" w:rsidR="00B86232" w:rsidRDefault="00B86232">
      <w:pPr>
        <w:pStyle w:val="Bibliography"/>
        <w:spacing w:line="480" w:lineRule="auto"/>
        <w:rPr>
          <w:ins w:id="100" w:author="Xavier Martini" w:date="2021-02-15T11:22:00Z"/>
          <w:bCs/>
        </w:rPr>
        <w:pPrChange w:id="101" w:author="Xavier Martini" w:date="2021-02-15T11:32:00Z">
          <w:pPr>
            <w:pStyle w:val="Bibliography"/>
          </w:pPr>
        </w:pPrChange>
      </w:pPr>
      <w:ins w:id="102" w:author="Xavier Martini" w:date="2021-02-15T11:22:00Z">
        <w:r>
          <w:rPr>
            <w:bCs/>
          </w:rPr>
          <w:br w:type="page"/>
        </w:r>
      </w:ins>
    </w:p>
    <w:p w14:paraId="09B2A925" w14:textId="782578E5" w:rsidR="00D80072" w:rsidRPr="00922E0C" w:rsidRDefault="00D80072">
      <w:pPr>
        <w:pStyle w:val="Bibliography"/>
        <w:spacing w:line="480" w:lineRule="auto"/>
        <w:rPr>
          <w:bCs/>
        </w:rPr>
        <w:pPrChange w:id="103" w:author="Xavier Martini" w:date="2021-02-15T11:32:00Z">
          <w:pPr>
            <w:pStyle w:val="Bibliography"/>
          </w:pPr>
        </w:pPrChange>
      </w:pPr>
      <w:ins w:id="104" w:author="Xavier Martini" w:date="2021-02-15T11:23:00Z">
        <w:r>
          <w:rPr>
            <w:bCs/>
          </w:rPr>
          <w:lastRenderedPageBreak/>
          <w:t>Figure 4</w:t>
        </w:r>
      </w:ins>
      <w:commentRangeStart w:id="105"/>
      <w:r w:rsidR="00B86232">
        <w:rPr>
          <w:noProof/>
        </w:rPr>
        <w:drawing>
          <wp:inline distT="0" distB="0" distL="0" distR="0" wp14:anchorId="4BE83955" wp14:editId="26EC4AF8">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4-1.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commentRangeEnd w:id="105"/>
      <w:r>
        <w:rPr>
          <w:rStyle w:val="CommentReference"/>
        </w:rPr>
        <w:commentReference w:id="105"/>
      </w:r>
    </w:p>
    <w:sectPr w:rsidR="00D80072" w:rsidRPr="00922E0C" w:rsidSect="00F5241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Xavier Martini" w:date="2021-02-15T11:31:00Z" w:initials="M">
    <w:p w14:paraId="3F43C085" w14:textId="4BF2D2A8" w:rsidR="005964B7" w:rsidRDefault="005964B7">
      <w:pPr>
        <w:pStyle w:val="CommentText"/>
      </w:pPr>
      <w:r>
        <w:rPr>
          <w:rStyle w:val="CommentReference"/>
        </w:rPr>
        <w:annotationRef/>
      </w:r>
      <w:r>
        <w:t xml:space="preserve">You need an abstract with </w:t>
      </w:r>
      <w:r w:rsidR="009A0C1A">
        <w:t xml:space="preserve">keywords. </w:t>
      </w:r>
    </w:p>
  </w:comment>
  <w:comment w:id="3" w:author="Xavier Martini" w:date="2021-02-13T15:22:00Z" w:initials="M">
    <w:p w14:paraId="5145E97B" w14:textId="0F62EB84" w:rsidR="001254F1" w:rsidRDefault="001254F1">
      <w:pPr>
        <w:pStyle w:val="CommentText"/>
      </w:pPr>
      <w:r>
        <w:rPr>
          <w:rStyle w:val="CommentReference"/>
        </w:rPr>
        <w:annotationRef/>
      </w:r>
      <w:r>
        <w:t xml:space="preserve">Put all your figures at the end. And have all your caption grouped within the same </w:t>
      </w:r>
      <w:proofErr w:type="gramStart"/>
      <w:r>
        <w:t>section</w:t>
      </w:r>
      <w:proofErr w:type="gramEnd"/>
    </w:p>
  </w:comment>
  <w:comment w:id="4" w:author="Xavier Martini" w:date="2021-02-13T15:26:00Z" w:initials="M">
    <w:p w14:paraId="38777C5E" w14:textId="72D90A77" w:rsidR="001254F1" w:rsidRDefault="001254F1">
      <w:pPr>
        <w:pStyle w:val="CommentText"/>
      </w:pPr>
      <w:r>
        <w:rPr>
          <w:rStyle w:val="CommentReference"/>
        </w:rPr>
        <w:annotationRef/>
      </w:r>
      <w:r>
        <w:t xml:space="preserve">Austin, please </w:t>
      </w:r>
      <w:proofErr w:type="gramStart"/>
      <w:r>
        <w:t>complete</w:t>
      </w:r>
      <w:proofErr w:type="gramEnd"/>
    </w:p>
  </w:comment>
  <w:comment w:id="5" w:author="Xavier Martini" w:date="2021-02-13T21:52:00Z" w:initials="M">
    <w:p w14:paraId="6D1C0173" w14:textId="1B5B490E" w:rsidR="0063791F" w:rsidRDefault="0063791F">
      <w:pPr>
        <w:pStyle w:val="CommentText"/>
      </w:pPr>
      <w:r>
        <w:rPr>
          <w:rStyle w:val="CommentReference"/>
        </w:rPr>
        <w:annotationRef/>
      </w:r>
      <w:r w:rsidR="00A36FA5">
        <w:t xml:space="preserve">You need at least the primers used for this. </w:t>
      </w:r>
    </w:p>
  </w:comment>
  <w:comment w:id="6" w:author="Xavier Martini" w:date="2021-02-13T15:32:00Z" w:initials="M">
    <w:p w14:paraId="1A766030" w14:textId="117F90D9" w:rsidR="00610399" w:rsidRDefault="00610399">
      <w:pPr>
        <w:pStyle w:val="CommentText"/>
      </w:pPr>
      <w:r>
        <w:rPr>
          <w:rStyle w:val="CommentReference"/>
        </w:rPr>
        <w:annotationRef/>
      </w:r>
      <w:r>
        <w:t xml:space="preserve">Not sure if </w:t>
      </w:r>
      <w:proofErr w:type="gramStart"/>
      <w:r>
        <w:t>it’s</w:t>
      </w:r>
      <w:proofErr w:type="gramEnd"/>
      <w:r>
        <w:t xml:space="preserve"> important if both are in the </w:t>
      </w:r>
      <w:proofErr w:type="spellStart"/>
      <w:r>
        <w:t>co author</w:t>
      </w:r>
      <w:proofErr w:type="spellEnd"/>
      <w:r>
        <w:t xml:space="preserve"> but I believe it was </w:t>
      </w:r>
      <w:proofErr w:type="spellStart"/>
      <w:r>
        <w:t>Ajiit</w:t>
      </w:r>
      <w:proofErr w:type="spellEnd"/>
      <w:r>
        <w:t xml:space="preserve"> who determine the OFV-2; Kishore ID the OFV, not the strain</w:t>
      </w:r>
      <w:r w:rsidR="007420E2">
        <w:t xml:space="preserve">.  </w:t>
      </w:r>
      <w:proofErr w:type="gramStart"/>
      <w:r w:rsidR="007420E2">
        <w:t>Also</w:t>
      </w:r>
      <w:proofErr w:type="gramEnd"/>
      <w:r w:rsidR="007420E2">
        <w:t xml:space="preserve"> if someone is an author of the article there is no need to put his name on the paper. We only do so for people not listed as authors. </w:t>
      </w:r>
    </w:p>
  </w:comment>
  <w:comment w:id="7" w:author="Xavier Martini" w:date="2021-02-15T11:08:00Z" w:initials="M">
    <w:p w14:paraId="1E34809C" w14:textId="3118B6F9" w:rsidR="00071BD3" w:rsidRDefault="00071BD3">
      <w:pPr>
        <w:pStyle w:val="CommentText"/>
      </w:pPr>
      <w:r>
        <w:rPr>
          <w:rStyle w:val="CommentReference"/>
        </w:rPr>
        <w:annotationRef/>
      </w:r>
      <w:r>
        <w:t xml:space="preserve">Maybe mention that we found two strains Ofv-1 and OFV-2. I would not mention the new strain. </w:t>
      </w:r>
    </w:p>
  </w:comment>
  <w:comment w:id="8" w:author="Xavier Martini" w:date="2021-02-15T11:35:00Z" w:initials="M">
    <w:p w14:paraId="4B27BB06" w14:textId="6AAA3DB8" w:rsidR="00C1476C" w:rsidRDefault="00C1476C">
      <w:pPr>
        <w:pStyle w:val="CommentText"/>
      </w:pPr>
      <w:r>
        <w:rPr>
          <w:rStyle w:val="CommentReference"/>
        </w:rPr>
        <w:annotationRef/>
      </w:r>
      <w:r>
        <w:t>If you decide to keep it</w:t>
      </w:r>
    </w:p>
  </w:comment>
  <w:comment w:id="9" w:author="Xavier Martini" w:date="2021-02-15T11:09:00Z" w:initials="M">
    <w:p w14:paraId="2E00B47D" w14:textId="77777777" w:rsidR="00071BD3" w:rsidRDefault="00071BD3">
      <w:pPr>
        <w:pStyle w:val="CommentText"/>
      </w:pPr>
      <w:r>
        <w:rPr>
          <w:rStyle w:val="CommentReference"/>
        </w:rPr>
        <w:annotationRef/>
      </w:r>
      <w:r w:rsidR="00357532">
        <w:t>I am not sure that this figure is needed. You can keep it for your thesis thought. I f you decided to keep it you will need a caption</w:t>
      </w:r>
      <w:r>
        <w:t xml:space="preserve">. </w:t>
      </w:r>
      <w:r w:rsidR="000A3F38">
        <w:t xml:space="preserve">Include the limit of Leon County and then mention that it is the observed distribution of OFV in </w:t>
      </w:r>
      <w:r w:rsidR="00357532">
        <w:t>Leon</w:t>
      </w:r>
      <w:r w:rsidR="000A3F38">
        <w:t xml:space="preserve"> county </w:t>
      </w:r>
      <w:proofErr w:type="gramStart"/>
      <w:r w:rsidR="000A3F38">
        <w:t>alone</w:t>
      </w:r>
      <w:proofErr w:type="gramEnd"/>
    </w:p>
    <w:p w14:paraId="1C302ED3" w14:textId="506B7004" w:rsidR="002F2EB8" w:rsidRDefault="002F2EB8">
      <w:pPr>
        <w:pStyle w:val="CommentText"/>
      </w:pPr>
      <w:r>
        <w:t>Also, are we sure that stippling is due to OFV?</w:t>
      </w:r>
    </w:p>
  </w:comment>
  <w:comment w:id="10" w:author="Xavier Martini" w:date="2021-02-13T15:28:00Z" w:initials="M">
    <w:p w14:paraId="607F137D" w14:textId="77777777" w:rsidR="00610399" w:rsidRDefault="00610399">
      <w:pPr>
        <w:pStyle w:val="CommentText"/>
      </w:pPr>
      <w:r>
        <w:rPr>
          <w:rStyle w:val="CommentReference"/>
        </w:rPr>
        <w:annotationRef/>
      </w:r>
      <w:r>
        <w:t>Revise this figure in sort that positive occurrences are in front of none. Also change the order of the legend in increasing order of damage: Nonce</w:t>
      </w:r>
      <w:r>
        <w:sym w:font="Wingdings" w:char="F0E0"/>
      </w:r>
      <w:r>
        <w:t xml:space="preserve"> stippling</w:t>
      </w:r>
      <w:r>
        <w:sym w:font="Wingdings" w:char="F0E0"/>
      </w:r>
      <w:r>
        <w:t xml:space="preserve"> ringspot</w:t>
      </w:r>
      <w:r>
        <w:sym w:font="Wingdings" w:char="F0E0"/>
      </w:r>
      <w:r>
        <w:t xml:space="preserve"> Chlorosis </w:t>
      </w:r>
    </w:p>
    <w:p w14:paraId="3C31A696" w14:textId="77777777" w:rsidR="00610399" w:rsidRDefault="00610399">
      <w:pPr>
        <w:pStyle w:val="CommentText"/>
      </w:pPr>
      <w:r>
        <w:t xml:space="preserve">The font of the legend should be bigger (18 points at printing) </w:t>
      </w:r>
    </w:p>
    <w:p w14:paraId="32785508" w14:textId="3F4A5B8F" w:rsidR="00880186" w:rsidRDefault="00880186">
      <w:pPr>
        <w:pStyle w:val="CommentText"/>
      </w:pPr>
      <w:r>
        <w:t xml:space="preserve">Add an arrow for the North </w:t>
      </w:r>
      <w:proofErr w:type="gramStart"/>
      <w:r>
        <w:t>direction</w:t>
      </w:r>
      <w:proofErr w:type="gramEnd"/>
    </w:p>
  </w:comment>
  <w:comment w:id="11" w:author="Xavier Martini" w:date="2021-02-15T11:33:00Z" w:initials="M">
    <w:p w14:paraId="10E729C8" w14:textId="78B299C8" w:rsidR="008E31B3" w:rsidRDefault="008E31B3">
      <w:pPr>
        <w:pStyle w:val="CommentText"/>
      </w:pPr>
      <w:r>
        <w:rPr>
          <w:rStyle w:val="CommentReference"/>
        </w:rPr>
        <w:annotationRef/>
      </w:r>
      <w:r>
        <w:t xml:space="preserve">Please add a paragraph describing: Major </w:t>
      </w:r>
      <w:r w:rsidR="006051C7">
        <w:t xml:space="preserve">characteristics </w:t>
      </w:r>
      <w:r>
        <w:t xml:space="preserve">of </w:t>
      </w:r>
      <w:proofErr w:type="spellStart"/>
      <w:r>
        <w:t>Brevipalpus</w:t>
      </w:r>
      <w:proofErr w:type="spellEnd"/>
      <w:r>
        <w:t xml:space="preserve">, </w:t>
      </w:r>
      <w:r w:rsidR="006051C7">
        <w:t>(on what the ID was based)</w:t>
      </w:r>
    </w:p>
  </w:comment>
  <w:comment w:id="15" w:author="Xavier Martini" w:date="2021-02-13T21:56:00Z" w:initials="M">
    <w:p w14:paraId="368C579F" w14:textId="12D767F3" w:rsidR="00A25C27" w:rsidRDefault="00A25C27">
      <w:pPr>
        <w:pStyle w:val="CommentText"/>
      </w:pPr>
      <w:r>
        <w:rPr>
          <w:rStyle w:val="CommentReference"/>
        </w:rPr>
        <w:annotationRef/>
      </w:r>
      <w:r w:rsidR="00245488">
        <w:t>Check if</w:t>
      </w:r>
      <w:r w:rsidR="00B25318">
        <w:t xml:space="preserve"> per journal policy</w:t>
      </w:r>
      <w:r w:rsidR="00245488">
        <w:t xml:space="preserve"> for such a long list of contributors you </w:t>
      </w:r>
      <w:proofErr w:type="spellStart"/>
      <w:r w:rsidR="00245488">
        <w:t>can not</w:t>
      </w:r>
      <w:proofErr w:type="spellEnd"/>
      <w:r w:rsidR="00245488">
        <w:t xml:space="preserve"> reduce to ‘et al.’</w:t>
      </w:r>
    </w:p>
  </w:comment>
  <w:comment w:id="21" w:author="Xavier Martini" w:date="2021-02-15T09:46:00Z" w:initials="M">
    <w:p w14:paraId="7FDB67CB" w14:textId="65090988" w:rsidR="00922E0C" w:rsidRDefault="00922E0C">
      <w:pPr>
        <w:pStyle w:val="CommentText"/>
      </w:pPr>
      <w:r>
        <w:rPr>
          <w:rStyle w:val="CommentReference"/>
        </w:rPr>
        <w:annotationRef/>
      </w:r>
      <w:r>
        <w:t xml:space="preserve">You need the University and the </w:t>
      </w:r>
      <w:proofErr w:type="gramStart"/>
      <w:r>
        <w:t>department</w:t>
      </w:r>
      <w:proofErr w:type="gramEnd"/>
    </w:p>
  </w:comment>
  <w:comment w:id="23" w:author="Xavier Martini" w:date="2021-02-15T09:46:00Z" w:initials="M">
    <w:p w14:paraId="716D3B09" w14:textId="76B10360" w:rsidR="00922E0C" w:rsidRDefault="00922E0C">
      <w:pPr>
        <w:pStyle w:val="CommentText"/>
      </w:pPr>
      <w:r>
        <w:rPr>
          <w:rStyle w:val="CommentReference"/>
        </w:rPr>
        <w:annotationRef/>
      </w:r>
      <w:r>
        <w:t xml:space="preserve">Spell </w:t>
      </w:r>
      <w:proofErr w:type="gramStart"/>
      <w:r>
        <w:t>it</w:t>
      </w:r>
      <w:proofErr w:type="gramEnd"/>
    </w:p>
  </w:comment>
  <w:comment w:id="28" w:author="Xavier Martini" w:date="2021-02-15T09:45:00Z" w:initials="M">
    <w:p w14:paraId="063979E6" w14:textId="6CBEDE90" w:rsidR="00922E0C" w:rsidRDefault="00922E0C">
      <w:pPr>
        <w:pStyle w:val="CommentText"/>
      </w:pPr>
      <w:r>
        <w:rPr>
          <w:rStyle w:val="CommentReference"/>
        </w:rPr>
        <w:annotationRef/>
      </w:r>
      <w:r>
        <w:t xml:space="preserve">You need the editors name, and the city of the publisher. </w:t>
      </w:r>
    </w:p>
  </w:comment>
  <w:comment w:id="31" w:author="Xavier Martini" w:date="2021-02-15T09:45:00Z" w:initials="M">
    <w:p w14:paraId="00BF9A4A" w14:textId="253BE7D4" w:rsidR="00922E0C" w:rsidRDefault="00922E0C">
      <w:pPr>
        <w:pStyle w:val="CommentText"/>
      </w:pPr>
      <w:r>
        <w:rPr>
          <w:rStyle w:val="CommentReference"/>
        </w:rPr>
        <w:annotationRef/>
      </w:r>
      <w:r>
        <w:t xml:space="preserve">Pages </w:t>
      </w:r>
      <w:proofErr w:type="gramStart"/>
      <w:r>
        <w:t>needed</w:t>
      </w:r>
      <w:proofErr w:type="gramEnd"/>
    </w:p>
  </w:comment>
  <w:comment w:id="33" w:author="Xavier Martini" w:date="2021-02-15T09:44:00Z" w:initials="M">
    <w:p w14:paraId="494C98C5" w14:textId="7D7EB3AB" w:rsidR="00922E0C" w:rsidRDefault="00922E0C">
      <w:pPr>
        <w:pStyle w:val="CommentText"/>
      </w:pPr>
      <w:r>
        <w:rPr>
          <w:rStyle w:val="CommentReference"/>
        </w:rPr>
        <w:annotationRef/>
      </w:r>
      <w:r>
        <w:t xml:space="preserve">Not sure if </w:t>
      </w:r>
      <w:proofErr w:type="gramStart"/>
      <w:r>
        <w:t>it’s</w:t>
      </w:r>
      <w:proofErr w:type="gramEnd"/>
      <w:r>
        <w:t xml:space="preserve"> a book or not. If it </w:t>
      </w:r>
      <w:proofErr w:type="gramStart"/>
      <w:r>
        <w:t>is</w:t>
      </w:r>
      <w:proofErr w:type="gramEnd"/>
      <w:r>
        <w:t xml:space="preserve"> you need the publisher and the city of the publisher </w:t>
      </w:r>
    </w:p>
  </w:comment>
  <w:comment w:id="45" w:author="Xavier Martini" w:date="2021-02-15T09:44:00Z" w:initials="M">
    <w:p w14:paraId="01380B5C" w14:textId="7DAF4DE7" w:rsidR="00922E0C" w:rsidRDefault="00922E0C">
      <w:pPr>
        <w:pStyle w:val="CommentText"/>
      </w:pPr>
      <w:r>
        <w:rPr>
          <w:rStyle w:val="CommentReference"/>
        </w:rPr>
        <w:annotationRef/>
      </w:r>
      <w:r>
        <w:t xml:space="preserve">Pages </w:t>
      </w:r>
      <w:proofErr w:type="gramStart"/>
      <w:r>
        <w:t>needed</w:t>
      </w:r>
      <w:proofErr w:type="gramEnd"/>
    </w:p>
  </w:comment>
  <w:comment w:id="49" w:author="Xavier Martini" w:date="2021-02-15T09:26:00Z" w:initials="M">
    <w:p w14:paraId="2ECB3328" w14:textId="11779325" w:rsidR="00E767AA" w:rsidRDefault="00E767AA">
      <w:pPr>
        <w:pStyle w:val="CommentText"/>
      </w:pPr>
      <w:r>
        <w:rPr>
          <w:rStyle w:val="CommentReference"/>
        </w:rPr>
        <w:annotationRef/>
      </w:r>
      <w:r>
        <w:t xml:space="preserve">You need the date and the location of the </w:t>
      </w:r>
      <w:proofErr w:type="gramStart"/>
      <w:r>
        <w:t>meeting</w:t>
      </w:r>
      <w:proofErr w:type="gramEnd"/>
    </w:p>
  </w:comment>
  <w:comment w:id="56" w:author="Xavier Martini" w:date="2021-02-15T09:43:00Z" w:initials="M">
    <w:p w14:paraId="0BB888D8" w14:textId="15456B1D" w:rsidR="00922E0C" w:rsidRDefault="00922E0C">
      <w:pPr>
        <w:pStyle w:val="CommentText"/>
      </w:pPr>
      <w:r>
        <w:rPr>
          <w:rStyle w:val="CommentReference"/>
        </w:rPr>
        <w:annotationRef/>
      </w:r>
      <w:r>
        <w:t xml:space="preserve">Pages </w:t>
      </w:r>
      <w:proofErr w:type="gramStart"/>
      <w:r>
        <w:t>needed</w:t>
      </w:r>
      <w:proofErr w:type="gramEnd"/>
    </w:p>
  </w:comment>
  <w:comment w:id="67" w:author="Xavier Martini" w:date="2021-02-15T09:43:00Z" w:initials="M">
    <w:p w14:paraId="681EE53E" w14:textId="050AD5CB" w:rsidR="00922E0C" w:rsidRDefault="00922E0C">
      <w:pPr>
        <w:pStyle w:val="CommentText"/>
      </w:pPr>
      <w:r>
        <w:rPr>
          <w:rStyle w:val="CommentReference"/>
        </w:rPr>
        <w:annotationRef/>
      </w:r>
      <w:r>
        <w:t xml:space="preserve">Pages </w:t>
      </w:r>
      <w:proofErr w:type="gramStart"/>
      <w:r>
        <w:t>needed</w:t>
      </w:r>
      <w:proofErr w:type="gramEnd"/>
    </w:p>
  </w:comment>
  <w:comment w:id="73" w:author="Xavier Martini" w:date="2021-02-15T09:42:00Z" w:initials="M">
    <w:p w14:paraId="74DAB159" w14:textId="336FEE8A" w:rsidR="00922E0C" w:rsidRDefault="00922E0C">
      <w:pPr>
        <w:pStyle w:val="CommentText"/>
      </w:pPr>
      <w:r>
        <w:rPr>
          <w:rStyle w:val="CommentReference"/>
        </w:rPr>
        <w:annotationRef/>
      </w:r>
      <w:r>
        <w:t xml:space="preserve">Pages </w:t>
      </w:r>
      <w:proofErr w:type="gramStart"/>
      <w:r>
        <w:t>needed</w:t>
      </w:r>
      <w:proofErr w:type="gramEnd"/>
    </w:p>
  </w:comment>
  <w:comment w:id="74" w:author="Xavier Martini" w:date="2021-02-15T11:20:00Z" w:initials="M">
    <w:p w14:paraId="6F3AB8B6" w14:textId="77777777" w:rsidR="00DD7A13" w:rsidRDefault="00DD7A13">
      <w:pPr>
        <w:pStyle w:val="CommentText"/>
      </w:pPr>
      <w:r>
        <w:rPr>
          <w:rStyle w:val="CommentReference"/>
        </w:rPr>
        <w:annotationRef/>
      </w:r>
      <w:r>
        <w:t xml:space="preserve">Add if you want to keep this </w:t>
      </w:r>
      <w:proofErr w:type="gramStart"/>
      <w:r>
        <w:t>figure</w:t>
      </w:r>
      <w:proofErr w:type="gramEnd"/>
    </w:p>
    <w:p w14:paraId="2EACCFA3" w14:textId="1DFC32EF" w:rsidR="00DD7A13" w:rsidRDefault="00DD7A13">
      <w:pPr>
        <w:pStyle w:val="CommentText"/>
      </w:pPr>
    </w:p>
  </w:comment>
  <w:comment w:id="75" w:author="Xavier Martini" w:date="2021-02-15T08:37:00Z" w:initials="M">
    <w:p w14:paraId="47C2BAEE" w14:textId="77777777" w:rsidR="00DD7A13" w:rsidRDefault="00DD7A13" w:rsidP="00DD7A13">
      <w:pPr>
        <w:pStyle w:val="CommentText"/>
      </w:pPr>
      <w:r>
        <w:rPr>
          <w:rStyle w:val="CommentReference"/>
        </w:rPr>
        <w:annotationRef/>
      </w:r>
      <w:r>
        <w:t xml:space="preserve">Indicate them with an arrow or with a </w:t>
      </w:r>
      <w:proofErr w:type="gramStart"/>
      <w:r>
        <w:t>letter</w:t>
      </w:r>
      <w:proofErr w:type="gramEnd"/>
    </w:p>
  </w:comment>
  <w:comment w:id="105" w:author="Xavier Martini" w:date="2021-02-15T11:23:00Z" w:initials="M">
    <w:p w14:paraId="509BE9D8" w14:textId="4B8DF0B3" w:rsidR="00D80072" w:rsidRDefault="00D80072">
      <w:pPr>
        <w:pStyle w:val="CommentText"/>
      </w:pPr>
      <w:r>
        <w:rPr>
          <w:rStyle w:val="CommentReference"/>
        </w:rPr>
        <w:annotationRef/>
      </w:r>
      <w:r w:rsidR="00F16132">
        <w:t>Maybe oriented vertically and bigger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43C085" w15:done="0"/>
  <w15:commentEx w15:paraId="5145E97B" w15:done="0"/>
  <w15:commentEx w15:paraId="38777C5E" w15:done="0"/>
  <w15:commentEx w15:paraId="6D1C0173" w15:done="0"/>
  <w15:commentEx w15:paraId="1A766030" w15:done="0"/>
  <w15:commentEx w15:paraId="1E34809C" w15:done="0"/>
  <w15:commentEx w15:paraId="4B27BB06" w15:done="0"/>
  <w15:commentEx w15:paraId="1C302ED3" w15:done="0"/>
  <w15:commentEx w15:paraId="32785508" w15:done="0"/>
  <w15:commentEx w15:paraId="10E729C8" w15:done="0"/>
  <w15:commentEx w15:paraId="368C579F" w15:done="0"/>
  <w15:commentEx w15:paraId="7FDB67CB" w15:done="0"/>
  <w15:commentEx w15:paraId="716D3B09" w15:done="0"/>
  <w15:commentEx w15:paraId="063979E6" w15:done="0"/>
  <w15:commentEx w15:paraId="00BF9A4A" w15:done="0"/>
  <w15:commentEx w15:paraId="494C98C5" w15:done="0"/>
  <w15:commentEx w15:paraId="01380B5C" w15:done="0"/>
  <w15:commentEx w15:paraId="2ECB3328" w15:done="0"/>
  <w15:commentEx w15:paraId="0BB888D8" w15:done="0"/>
  <w15:commentEx w15:paraId="681EE53E" w15:done="0"/>
  <w15:commentEx w15:paraId="74DAB159" w15:done="0"/>
  <w15:commentEx w15:paraId="2EACCFA3" w15:done="0"/>
  <w15:commentEx w15:paraId="47C2BAEE" w15:done="0"/>
  <w15:commentEx w15:paraId="509BE9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4DA15" w16cex:dateUtc="2021-02-15T16:31:00Z"/>
  <w16cex:commentExtensible w16cex:durableId="23D26D52" w16cex:dateUtc="2021-02-13T20:22:00Z"/>
  <w16cex:commentExtensible w16cex:durableId="23D26E28" w16cex:dateUtc="2021-02-13T20:26:00Z"/>
  <w16cex:commentExtensible w16cex:durableId="23D2C8B8" w16cex:dateUtc="2021-02-14T02:52:00Z"/>
  <w16cex:commentExtensible w16cex:durableId="23D26F9F" w16cex:dateUtc="2021-02-13T20:32:00Z"/>
  <w16cex:commentExtensible w16cex:durableId="23D4D4AD" w16cex:dateUtc="2021-02-15T16:08:00Z"/>
  <w16cex:commentExtensible w16cex:durableId="23D4DAEC" w16cex:dateUtc="2021-02-15T16:35:00Z"/>
  <w16cex:commentExtensible w16cex:durableId="23D4D4EF" w16cex:dateUtc="2021-02-15T16:09:00Z"/>
  <w16cex:commentExtensible w16cex:durableId="23D26EAF" w16cex:dateUtc="2021-02-13T20:28:00Z"/>
  <w16cex:commentExtensible w16cex:durableId="23D4DA92" w16cex:dateUtc="2021-02-15T16:33:00Z"/>
  <w16cex:commentExtensible w16cex:durableId="23D2C99F" w16cex:dateUtc="2021-02-14T02:56:00Z"/>
  <w16cex:commentExtensible w16cex:durableId="23D4C193" w16cex:dateUtc="2021-02-15T14:46:00Z"/>
  <w16cex:commentExtensible w16cex:durableId="23D4C181" w16cex:dateUtc="2021-02-15T14:46:00Z"/>
  <w16cex:commentExtensible w16cex:durableId="23D4C156" w16cex:dateUtc="2021-02-15T14:45:00Z"/>
  <w16cex:commentExtensible w16cex:durableId="23D4C140" w16cex:dateUtc="2021-02-15T14:45:00Z"/>
  <w16cex:commentExtensible w16cex:durableId="23D4C116" w16cex:dateUtc="2021-02-15T14:44:00Z"/>
  <w16cex:commentExtensible w16cex:durableId="23D4C0F5" w16cex:dateUtc="2021-02-15T14:44:00Z"/>
  <w16cex:commentExtensible w16cex:durableId="23D4BCE2" w16cex:dateUtc="2021-02-15T14:26:00Z"/>
  <w16cex:commentExtensible w16cex:durableId="23D4C0CB" w16cex:dateUtc="2021-02-15T14:43:00Z"/>
  <w16cex:commentExtensible w16cex:durableId="23D4C0A9" w16cex:dateUtc="2021-02-15T14:43:00Z"/>
  <w16cex:commentExtensible w16cex:durableId="23D4C093" w16cex:dateUtc="2021-02-15T14:42:00Z"/>
  <w16cex:commentExtensible w16cex:durableId="23D4D767" w16cex:dateUtc="2021-02-15T16:20:00Z"/>
  <w16cex:commentExtensible w16cex:durableId="23D4D794" w16cex:dateUtc="2021-02-15T13:37:00Z"/>
  <w16cex:commentExtensible w16cex:durableId="23D4D841" w16cex:dateUtc="2021-02-15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43C085" w16cid:durableId="23D4DA15"/>
  <w16cid:commentId w16cid:paraId="5145E97B" w16cid:durableId="23D26D52"/>
  <w16cid:commentId w16cid:paraId="38777C5E" w16cid:durableId="23D26E28"/>
  <w16cid:commentId w16cid:paraId="6D1C0173" w16cid:durableId="23D2C8B8"/>
  <w16cid:commentId w16cid:paraId="1A766030" w16cid:durableId="23D26F9F"/>
  <w16cid:commentId w16cid:paraId="1E34809C" w16cid:durableId="23D4D4AD"/>
  <w16cid:commentId w16cid:paraId="4B27BB06" w16cid:durableId="23D4DAEC"/>
  <w16cid:commentId w16cid:paraId="1C302ED3" w16cid:durableId="23D4D4EF"/>
  <w16cid:commentId w16cid:paraId="32785508" w16cid:durableId="23D26EAF"/>
  <w16cid:commentId w16cid:paraId="10E729C8" w16cid:durableId="23D4DA92"/>
  <w16cid:commentId w16cid:paraId="368C579F" w16cid:durableId="23D2C99F"/>
  <w16cid:commentId w16cid:paraId="7FDB67CB" w16cid:durableId="23D4C193"/>
  <w16cid:commentId w16cid:paraId="716D3B09" w16cid:durableId="23D4C181"/>
  <w16cid:commentId w16cid:paraId="063979E6" w16cid:durableId="23D4C156"/>
  <w16cid:commentId w16cid:paraId="00BF9A4A" w16cid:durableId="23D4C140"/>
  <w16cid:commentId w16cid:paraId="494C98C5" w16cid:durableId="23D4C116"/>
  <w16cid:commentId w16cid:paraId="01380B5C" w16cid:durableId="23D4C0F5"/>
  <w16cid:commentId w16cid:paraId="2ECB3328" w16cid:durableId="23D4BCE2"/>
  <w16cid:commentId w16cid:paraId="0BB888D8" w16cid:durableId="23D4C0CB"/>
  <w16cid:commentId w16cid:paraId="681EE53E" w16cid:durableId="23D4C0A9"/>
  <w16cid:commentId w16cid:paraId="74DAB159" w16cid:durableId="23D4C093"/>
  <w16cid:commentId w16cid:paraId="2EACCFA3" w16cid:durableId="23D4D767"/>
  <w16cid:commentId w16cid:paraId="47C2BAEE" w16cid:durableId="23D4D794"/>
  <w16cid:commentId w16cid:paraId="509BE9D8" w16cid:durableId="23D4D8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B208D" w14:textId="77777777" w:rsidR="00FA6414" w:rsidRDefault="00FA6414">
      <w:pPr>
        <w:spacing w:after="0"/>
      </w:pPr>
      <w:r>
        <w:separator/>
      </w:r>
    </w:p>
  </w:endnote>
  <w:endnote w:type="continuationSeparator" w:id="0">
    <w:p w14:paraId="645A0700" w14:textId="77777777" w:rsidR="00FA6414" w:rsidRDefault="00FA64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CCD9D" w14:textId="77777777" w:rsidR="00FA6414" w:rsidRDefault="00FA6414">
      <w:r>
        <w:separator/>
      </w:r>
    </w:p>
  </w:footnote>
  <w:footnote w:type="continuationSeparator" w:id="0">
    <w:p w14:paraId="35D29E96" w14:textId="77777777" w:rsidR="00FA6414" w:rsidRDefault="00FA64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27D44"/>
    <w:multiLevelType w:val="hybridMultilevel"/>
    <w:tmpl w:val="BB287570"/>
    <w:lvl w:ilvl="0" w:tplc="E624B328">
      <w:start w:val="5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53476"/>
    <w:multiLevelType w:val="hybridMultilevel"/>
    <w:tmpl w:val="53D6D02E"/>
    <w:lvl w:ilvl="0" w:tplc="A8869A2E">
      <w:start w:val="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7B1EB4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5C6C54E2"/>
    <w:multiLevelType w:val="hybridMultilevel"/>
    <w:tmpl w:val="AB94CBDC"/>
    <w:lvl w:ilvl="0" w:tplc="1950689C">
      <w:start w:val="4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DF2CCF"/>
    <w:multiLevelType w:val="hybridMultilevel"/>
    <w:tmpl w:val="84FC4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ife, Austin N">
    <w15:presenceInfo w15:providerId="None" w15:userId="Fife, Austin N"/>
  </w15:person>
  <w15:person w15:author="Xavier Martini">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664"/>
    <w:rsid w:val="00040DE7"/>
    <w:rsid w:val="00047713"/>
    <w:rsid w:val="00051C62"/>
    <w:rsid w:val="00071BD3"/>
    <w:rsid w:val="0007714B"/>
    <w:rsid w:val="000A0B38"/>
    <w:rsid w:val="000A3F38"/>
    <w:rsid w:val="0011495F"/>
    <w:rsid w:val="00121019"/>
    <w:rsid w:val="001254F1"/>
    <w:rsid w:val="00134962"/>
    <w:rsid w:val="00137B18"/>
    <w:rsid w:val="001F0F71"/>
    <w:rsid w:val="00204E41"/>
    <w:rsid w:val="0024087F"/>
    <w:rsid w:val="00245488"/>
    <w:rsid w:val="002518D2"/>
    <w:rsid w:val="002769EE"/>
    <w:rsid w:val="00282478"/>
    <w:rsid w:val="00283274"/>
    <w:rsid w:val="002D2A75"/>
    <w:rsid w:val="002F2EB8"/>
    <w:rsid w:val="002F54CD"/>
    <w:rsid w:val="00357532"/>
    <w:rsid w:val="00381393"/>
    <w:rsid w:val="003B7943"/>
    <w:rsid w:val="0041762C"/>
    <w:rsid w:val="00443ED8"/>
    <w:rsid w:val="00487294"/>
    <w:rsid w:val="004D08EE"/>
    <w:rsid w:val="004E1D59"/>
    <w:rsid w:val="004E29B3"/>
    <w:rsid w:val="00590D07"/>
    <w:rsid w:val="005964B7"/>
    <w:rsid w:val="006051C7"/>
    <w:rsid w:val="00610399"/>
    <w:rsid w:val="00625F29"/>
    <w:rsid w:val="0063791F"/>
    <w:rsid w:val="006D292E"/>
    <w:rsid w:val="006E5403"/>
    <w:rsid w:val="0070577B"/>
    <w:rsid w:val="007420E2"/>
    <w:rsid w:val="007514F3"/>
    <w:rsid w:val="0076017C"/>
    <w:rsid w:val="00784D58"/>
    <w:rsid w:val="008106CF"/>
    <w:rsid w:val="00880186"/>
    <w:rsid w:val="008D3D01"/>
    <w:rsid w:val="008D42DF"/>
    <w:rsid w:val="008D6863"/>
    <w:rsid w:val="008E31B3"/>
    <w:rsid w:val="00922E0C"/>
    <w:rsid w:val="00991E89"/>
    <w:rsid w:val="009A0C1A"/>
    <w:rsid w:val="00A12CA9"/>
    <w:rsid w:val="00A25C27"/>
    <w:rsid w:val="00A36FA5"/>
    <w:rsid w:val="00A42BA7"/>
    <w:rsid w:val="00A702C3"/>
    <w:rsid w:val="00AC1651"/>
    <w:rsid w:val="00AF066D"/>
    <w:rsid w:val="00B10566"/>
    <w:rsid w:val="00B25318"/>
    <w:rsid w:val="00B540BE"/>
    <w:rsid w:val="00B72F99"/>
    <w:rsid w:val="00B86232"/>
    <w:rsid w:val="00B86B75"/>
    <w:rsid w:val="00B953FB"/>
    <w:rsid w:val="00BC48D5"/>
    <w:rsid w:val="00BC785A"/>
    <w:rsid w:val="00C1476C"/>
    <w:rsid w:val="00C36279"/>
    <w:rsid w:val="00C4083B"/>
    <w:rsid w:val="00D10F7C"/>
    <w:rsid w:val="00D157B2"/>
    <w:rsid w:val="00D762E1"/>
    <w:rsid w:val="00D80072"/>
    <w:rsid w:val="00DD7A13"/>
    <w:rsid w:val="00DF5FEC"/>
    <w:rsid w:val="00E315A3"/>
    <w:rsid w:val="00E767AA"/>
    <w:rsid w:val="00F06998"/>
    <w:rsid w:val="00F16132"/>
    <w:rsid w:val="00F23F10"/>
    <w:rsid w:val="00F52413"/>
    <w:rsid w:val="00F749AD"/>
    <w:rsid w:val="00FA6414"/>
    <w:rsid w:val="00FC32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3588"/>
  <w15:docId w15:val="{6F58A815-08DA-4AB4-9AFF-D86FD8C8B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40DE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40DE7"/>
    <w:rPr>
      <w:rFonts w:ascii="Segoe UI" w:hAnsi="Segoe UI" w:cs="Segoe UI"/>
      <w:sz w:val="18"/>
      <w:szCs w:val="18"/>
    </w:rPr>
  </w:style>
  <w:style w:type="character" w:styleId="CommentReference">
    <w:name w:val="annotation reference"/>
    <w:basedOn w:val="DefaultParagraphFont"/>
    <w:semiHidden/>
    <w:unhideWhenUsed/>
    <w:rsid w:val="00040DE7"/>
    <w:rPr>
      <w:sz w:val="16"/>
      <w:szCs w:val="16"/>
    </w:rPr>
  </w:style>
  <w:style w:type="paragraph" w:styleId="CommentText">
    <w:name w:val="annotation text"/>
    <w:basedOn w:val="Normal"/>
    <w:link w:val="CommentTextChar"/>
    <w:semiHidden/>
    <w:unhideWhenUsed/>
    <w:rsid w:val="00040DE7"/>
    <w:rPr>
      <w:sz w:val="20"/>
      <w:szCs w:val="20"/>
    </w:rPr>
  </w:style>
  <w:style w:type="character" w:customStyle="1" w:styleId="CommentTextChar">
    <w:name w:val="Comment Text Char"/>
    <w:basedOn w:val="DefaultParagraphFont"/>
    <w:link w:val="CommentText"/>
    <w:semiHidden/>
    <w:rsid w:val="00040DE7"/>
    <w:rPr>
      <w:sz w:val="20"/>
      <w:szCs w:val="20"/>
    </w:rPr>
  </w:style>
  <w:style w:type="paragraph" w:styleId="CommentSubject">
    <w:name w:val="annotation subject"/>
    <w:basedOn w:val="CommentText"/>
    <w:next w:val="CommentText"/>
    <w:link w:val="CommentSubjectChar"/>
    <w:semiHidden/>
    <w:unhideWhenUsed/>
    <w:rsid w:val="00040DE7"/>
    <w:rPr>
      <w:b/>
      <w:bCs/>
    </w:rPr>
  </w:style>
  <w:style w:type="character" w:customStyle="1" w:styleId="CommentSubjectChar">
    <w:name w:val="Comment Subject Char"/>
    <w:basedOn w:val="CommentTextChar"/>
    <w:link w:val="CommentSubject"/>
    <w:semiHidden/>
    <w:rsid w:val="00040DE7"/>
    <w:rPr>
      <w:b/>
      <w:bCs/>
      <w:sz w:val="20"/>
      <w:szCs w:val="20"/>
    </w:rPr>
  </w:style>
  <w:style w:type="paragraph" w:styleId="ListParagraph">
    <w:name w:val="List Paragraph"/>
    <w:basedOn w:val="Normal"/>
    <w:uiPriority w:val="34"/>
    <w:qFormat/>
    <w:rsid w:val="0070577B"/>
    <w:pPr>
      <w:ind w:left="720"/>
      <w:contextualSpacing/>
    </w:pPr>
  </w:style>
  <w:style w:type="character" w:styleId="LineNumber">
    <w:name w:val="line number"/>
    <w:basedOn w:val="DefaultParagraphFont"/>
    <w:semiHidden/>
    <w:unhideWhenUsed/>
    <w:rsid w:val="009A0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825767">
      <w:bodyDiv w:val="1"/>
      <w:marLeft w:val="0"/>
      <w:marRight w:val="0"/>
      <w:marTop w:val="0"/>
      <w:marBottom w:val="0"/>
      <w:divBdr>
        <w:top w:val="none" w:sz="0" w:space="0" w:color="auto"/>
        <w:left w:val="none" w:sz="0" w:space="0" w:color="auto"/>
        <w:bottom w:val="none" w:sz="0" w:space="0" w:color="auto"/>
        <w:right w:val="none" w:sz="0" w:space="0" w:color="auto"/>
      </w:divBdr>
    </w:div>
    <w:div w:id="1882090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1530EC850DEE5418D3D4951FE095D87" ma:contentTypeVersion="13" ma:contentTypeDescription="Create a new document." ma:contentTypeScope="" ma:versionID="6be25a0e8247deca24f603aba363e881">
  <xsd:schema xmlns:xsd="http://www.w3.org/2001/XMLSchema" xmlns:xs="http://www.w3.org/2001/XMLSchema" xmlns:p="http://schemas.microsoft.com/office/2006/metadata/properties" xmlns:ns3="5e7125b3-6246-449b-86db-3bc3f42e4862" xmlns:ns4="67b3eab3-e04e-488c-9761-4b7909ef224f" targetNamespace="http://schemas.microsoft.com/office/2006/metadata/properties" ma:root="true" ma:fieldsID="1823849b7c13647a81c4960034b0c997" ns3:_="" ns4:_="">
    <xsd:import namespace="5e7125b3-6246-449b-86db-3bc3f42e4862"/>
    <xsd:import namespace="67b3eab3-e04e-488c-9761-4b7909ef224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7125b3-6246-449b-86db-3bc3f42e4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3eab3-e04e-488c-9761-4b7909ef224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1276CB-8359-4F85-90F2-8D7B4A0E787E}">
  <ds:schemaRefs>
    <ds:schemaRef ds:uri="http://schemas.microsoft.com/sharepoint/v3/contenttype/forms"/>
  </ds:schemaRefs>
</ds:datastoreItem>
</file>

<file path=customXml/itemProps2.xml><?xml version="1.0" encoding="utf-8"?>
<ds:datastoreItem xmlns:ds="http://schemas.openxmlformats.org/officeDocument/2006/customXml" ds:itemID="{2DAC8862-FD28-4A3A-9CDC-C6C2767011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A7FBEF-CE42-4B87-B1EF-33887FFA7577}">
  <ds:schemaRefs>
    <ds:schemaRef ds:uri="http://schemas.openxmlformats.org/officeDocument/2006/bibliography"/>
  </ds:schemaRefs>
</ds:datastoreItem>
</file>

<file path=customXml/itemProps4.xml><?xml version="1.0" encoding="utf-8"?>
<ds:datastoreItem xmlns:ds="http://schemas.openxmlformats.org/officeDocument/2006/customXml" ds:itemID="{527B2B82-FFA5-4C3D-823B-C9681AA51B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7125b3-6246-449b-86db-3bc3f42e4862"/>
    <ds:schemaRef ds:uri="67b3eab3-e04e-488c-9761-4b7909ef22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20</Pages>
  <Words>3444</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Martini,Xavier</dc:creator>
  <cp:keywords/>
  <cp:lastModifiedBy>Fife, Austin N</cp:lastModifiedBy>
  <cp:revision>4</cp:revision>
  <dcterms:created xsi:type="dcterms:W3CDTF">2021-02-22T16:20:00Z</dcterms:created>
  <dcterms:modified xsi:type="dcterms:W3CDTF">2021-02-22T17:39:00Z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pagetitle">
    <vt:lpwstr>scientific_notes</vt:lpwstr>
  </property>
  <property fmtid="{D5CDD505-2E9C-101B-9397-08002B2CF9AE}" pid="6" name="ContentTypeId">
    <vt:lpwstr>0x010100E1530EC850DEE5418D3D4951FE095D87</vt:lpwstr>
  </property>
</Properties>
</file>