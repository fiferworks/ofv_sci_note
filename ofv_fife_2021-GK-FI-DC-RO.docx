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3179B23F" w:rsidR="004F205A" w:rsidRDefault="00A667E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 xml:space="preserve">Orchid fleck </w:t>
      </w:r>
      <w:proofErr w:type="spellStart"/>
      <w:r>
        <w:rPr>
          <w:i/>
          <w:iCs/>
        </w:rPr>
        <w:t>dichorhavirus</w:t>
      </w:r>
      <w:proofErr w:type="spellEnd"/>
      <w:r>
        <w:t xml:space="preserve"> (</w:t>
      </w:r>
      <w:proofErr w:type="spellStart"/>
      <w:r>
        <w:t>Mononegavirales</w:t>
      </w:r>
      <w:proofErr w:type="spellEnd"/>
      <w:r>
        <w:t xml:space="preserve">: </w:t>
      </w:r>
      <w:proofErr w:type="spellStart"/>
      <w:r>
        <w:t>Rhabdoviridae</w:t>
      </w:r>
      <w:proofErr w:type="spellEnd"/>
      <w:r>
        <w:t xml:space="preserve">) infecting ornamental </w:t>
      </w:r>
      <w:proofErr w:type="spellStart"/>
      <w:r w:rsidR="00211021" w:rsidRPr="00211021">
        <w:t>Nolinoidaea</w:t>
      </w:r>
      <w:proofErr w:type="spellEnd"/>
      <w:r>
        <w:t xml:space="preserve"> in the Florida panhandle</w:t>
      </w:r>
    </w:p>
    <w:p w14:paraId="16B17946" w14:textId="77777777"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77777777" w:rsidR="004F205A" w:rsidRDefault="00A667EB">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14:paraId="16B1794D" w14:textId="77777777" w:rsidR="004F205A" w:rsidRDefault="00A667EB">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lastRenderedPageBreak/>
        <w:t>Abstract</w:t>
      </w:r>
    </w:p>
    <w:p w14:paraId="16B17951" w14:textId="74751575" w:rsidR="004F205A" w:rsidRDefault="00A667EB">
      <w:pPr>
        <w:pStyle w:val="FirstParagraph"/>
      </w:pPr>
      <w:r w:rsidRPr="00E6371E">
        <w:rPr>
          <w:highlight w:val="yellow"/>
          <w:rPrChange w:id="2" w:author="Ochoa, Ron" w:date="2021-03-16T16:56:00Z">
            <w:rPr/>
          </w:rPrChange>
        </w:rPr>
        <w:t xml:space="preserve">Flat mites from the genus </w:t>
      </w:r>
      <w:r w:rsidRPr="00E6371E">
        <w:rPr>
          <w:i/>
          <w:iCs/>
          <w:highlight w:val="yellow"/>
          <w:rPrChange w:id="3" w:author="Ochoa, Ron" w:date="2021-03-16T16:56:00Z">
            <w:rPr>
              <w:i/>
              <w:iCs/>
            </w:rPr>
          </w:rPrChange>
        </w:rPr>
        <w:t>Brevipalpus</w:t>
      </w:r>
      <w:r w:rsidRPr="00E6371E">
        <w:rPr>
          <w:highlight w:val="yellow"/>
          <w:rPrChange w:id="4" w:author="Ochoa, Ron" w:date="2021-03-16T16:56:00Z">
            <w:rPr/>
          </w:rPrChange>
        </w:rPr>
        <w:t xml:space="preserve"> Donnadieu (Trombidiformes: Tenuipalpidae) are the only known vectors of dichorhaviruses and transmit </w:t>
      </w:r>
      <w:r w:rsidRPr="00E6371E">
        <w:rPr>
          <w:i/>
          <w:iCs/>
          <w:highlight w:val="yellow"/>
          <w:rPrChange w:id="5" w:author="Ochoa, Ron" w:date="2021-03-16T16:56:00Z">
            <w:rPr>
              <w:i/>
              <w:iCs/>
            </w:rPr>
          </w:rPrChange>
        </w:rPr>
        <w:t>Orchid fleck dichorhavirus</w:t>
      </w:r>
      <w:r w:rsidRPr="00E6371E">
        <w:rPr>
          <w:highlight w:val="yellow"/>
          <w:rPrChange w:id="6" w:author="Ochoa, Ron" w:date="2021-03-16T16:56:00Z">
            <w:rPr/>
          </w:rPrChange>
        </w:rPr>
        <w:t xml:space="preserve"> (OFV) in a persistent propagative </w:t>
      </w:r>
      <w:commentRangeStart w:id="7"/>
      <w:r w:rsidRPr="00E6371E">
        <w:rPr>
          <w:highlight w:val="yellow"/>
          <w:rPrChange w:id="8" w:author="Ochoa, Ron" w:date="2021-03-16T16:56:00Z">
            <w:rPr/>
          </w:rPrChange>
        </w:rPr>
        <w:t>manner</w:t>
      </w:r>
      <w:commentRangeEnd w:id="7"/>
      <w:r w:rsidR="00E6371E">
        <w:rPr>
          <w:rStyle w:val="CommentReference"/>
          <w:rFonts w:asciiTheme="minorHAnsi" w:hAnsiTheme="minorHAnsi"/>
        </w:rPr>
        <w:commentReference w:id="7"/>
      </w:r>
      <w:r w:rsidRPr="00E6371E">
        <w:rPr>
          <w:highlight w:val="yellow"/>
          <w:rPrChange w:id="9" w:author="Ochoa, Ron" w:date="2021-03-16T16:56:00Z">
            <w:rPr/>
          </w:rPrChange>
        </w:rPr>
        <w:t>.</w:t>
      </w:r>
      <w:r>
        <w:t xml:space="preserve"> OFV is the type species for the genus </w:t>
      </w:r>
      <w:r>
        <w:rPr>
          <w:i/>
          <w:iCs/>
        </w:rPr>
        <w:t>Dichorhavirus</w:t>
      </w:r>
      <w:r>
        <w:t xml:space="preserve"> and infects 50+ spp. of </w:t>
      </w:r>
      <w:proofErr w:type="spellStart"/>
      <w:r>
        <w:t>Orchidaceae</w:t>
      </w:r>
      <w:proofErr w:type="spellEnd"/>
      <w:r>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t xml:space="preserve">, and </w:t>
      </w:r>
      <w:proofErr w:type="spellStart"/>
      <w:r w:rsidR="00000BF6">
        <w:t>Rutaceae</w:t>
      </w:r>
      <w:proofErr w:type="spellEnd"/>
      <w:r w:rsidR="00000BF6">
        <w:t xml:space="preserve"> (</w:t>
      </w:r>
      <w:r>
        <w:rPr>
          <w:i/>
          <w:iCs/>
        </w:rPr>
        <w:t>Citrus</w:t>
      </w:r>
      <w:r w:rsidR="00000BF6" w:rsidRPr="00000BF6">
        <w:t>)</w:t>
      </w:r>
      <w:r>
        <w:t>. During June 2020, chlorotic ringspot symptoms on Giant Lilyturf (</w:t>
      </w:r>
      <w:r>
        <w:rPr>
          <w:i/>
          <w:iCs/>
        </w:rPr>
        <w:t>Liriope</w:t>
      </w:r>
      <w:r>
        <w:t xml:space="preserve"> spp., cv. ‘Gigantea’) </w:t>
      </w:r>
      <w:r w:rsidR="001B11C9">
        <w:t xml:space="preserve">were observed </w:t>
      </w:r>
      <w:r>
        <w:t xml:space="preserve">in </w:t>
      </w:r>
      <w:r w:rsidR="002B3E98">
        <w:t xml:space="preserve">a </w:t>
      </w:r>
      <w:r>
        <w:t xml:space="preserve">landscape </w:t>
      </w:r>
      <w:r w:rsidR="002B3E98">
        <w:t xml:space="preserve">in </w:t>
      </w:r>
      <w:r>
        <w:t xml:space="preserve">Leon County, Florida. </w:t>
      </w:r>
      <w:r w:rsidR="002B3E98">
        <w:t>Later in the year, t</w:t>
      </w:r>
      <w:r w:rsidR="007A7EA5">
        <w:t xml:space="preserve">he presence of </w:t>
      </w:r>
      <w:r w:rsidR="007A7EA5">
        <w:rPr>
          <w:i/>
          <w:iCs/>
        </w:rPr>
        <w:t xml:space="preserve">Orchid fleck </w:t>
      </w:r>
      <w:proofErr w:type="spellStart"/>
      <w:r w:rsidR="007A7EA5">
        <w:rPr>
          <w:i/>
          <w:iCs/>
        </w:rPr>
        <w:t>dichorhavirus</w:t>
      </w:r>
      <w:proofErr w:type="spellEnd"/>
      <w:r w:rsidR="007A7EA5">
        <w:t xml:space="preserve"> was confirmed </w:t>
      </w:r>
      <w:r w:rsidR="0066308A">
        <w:t xml:space="preserve">by </w:t>
      </w:r>
      <w:r w:rsidR="007A7EA5">
        <w:t xml:space="preserve">via generic one step conventional RT-PCR </w:t>
      </w:r>
      <w:r w:rsidR="00882347">
        <w:t xml:space="preserve">and </w:t>
      </w:r>
      <w:r w:rsidR="0036303E">
        <w:t>S</w:t>
      </w:r>
      <w:r w:rsidR="00882347">
        <w:t xml:space="preserve">anger sequencing. Amplicons had a 98% identity with OFV strains which infect orchids. </w:t>
      </w:r>
      <w:r w:rsidR="00E96E9E">
        <w:t xml:space="preserve">The identification was also confirmed with </w:t>
      </w:r>
      <w:r w:rsidR="007A7EA5">
        <w:t xml:space="preserve">RT-qPCR and High Throughput Sequencing </w:t>
      </w:r>
      <w:r w:rsidR="00E96E9E">
        <w:t xml:space="preserve">(HTS). </w:t>
      </w:r>
      <w:commentRangeStart w:id="10"/>
      <w:commentRangeStart w:id="11"/>
      <w:r w:rsidR="00AC0790">
        <w:t>Additional</w:t>
      </w:r>
      <w:r>
        <w:t xml:space="preserve"> samples</w:t>
      </w:r>
      <w:r w:rsidR="0038184B">
        <w:t xml:space="preserve"> </w:t>
      </w:r>
      <w:r w:rsidR="00042344">
        <w:t>were taken</w:t>
      </w:r>
      <w:r>
        <w:t xml:space="preserve"> from other </w:t>
      </w:r>
      <w:r>
        <w:rPr>
          <w:i/>
          <w:iCs/>
        </w:rPr>
        <w:t>Liriope</w:t>
      </w:r>
      <w:r>
        <w:t xml:space="preserve"> spp., </w:t>
      </w:r>
      <w:r>
        <w:rPr>
          <w:i/>
          <w:iCs/>
        </w:rPr>
        <w:t>Ophiopogon</w:t>
      </w:r>
      <w:r>
        <w:t xml:space="preserve"> spp., and </w:t>
      </w:r>
      <w:r>
        <w:rPr>
          <w:i/>
          <w:iCs/>
        </w:rPr>
        <w:t xml:space="preserve">Aspidistra </w:t>
      </w:r>
      <w:proofErr w:type="spellStart"/>
      <w:r>
        <w:rPr>
          <w:i/>
          <w:iCs/>
        </w:rPr>
        <w:t>elatior</w:t>
      </w:r>
      <w:proofErr w:type="spellEnd"/>
      <w:r>
        <w:t xml:space="preserve"> Blume (</w:t>
      </w:r>
      <w:commentRangeEnd w:id="10"/>
      <w:proofErr w:type="spellStart"/>
      <w:r w:rsidR="008D6590">
        <w:rPr>
          <w:rStyle w:val="CommentReference"/>
          <w:rFonts w:asciiTheme="minorHAnsi" w:hAnsiTheme="minorHAnsi"/>
        </w:rPr>
        <w:commentReference w:id="10"/>
      </w:r>
      <w:commentRangeEnd w:id="11"/>
      <w:r w:rsidR="008F6258">
        <w:rPr>
          <w:rStyle w:val="CommentReference"/>
          <w:rFonts w:asciiTheme="minorHAnsi" w:hAnsiTheme="minorHAnsi"/>
        </w:rPr>
        <w:commentReference w:id="11"/>
      </w:r>
      <w:r w:rsidR="00636F59">
        <w:t>Asparagaceae</w:t>
      </w:r>
      <w:proofErr w:type="spellEnd"/>
      <w:r>
        <w:t xml:space="preserve">: </w:t>
      </w:r>
      <w:proofErr w:type="spellStart"/>
      <w:r w:rsidR="00211021" w:rsidRPr="00211021">
        <w:t>Nolinoidaea</w:t>
      </w:r>
      <w:commentRangeStart w:id="12"/>
      <w:proofErr w:type="spellEnd"/>
      <w:r>
        <w:t xml:space="preserve">) in Leon and Alachua </w:t>
      </w:r>
      <w:del w:id="13" w:author="Ochoa, Ron" w:date="2021-03-16T16:58:00Z">
        <w:r w:rsidDel="00E6371E">
          <w:delText>county</w:delText>
        </w:r>
        <w:r w:rsidR="00AC0790" w:rsidDel="00E6371E">
          <w:delText xml:space="preserve"> </w:delText>
        </w:r>
      </w:del>
      <w:ins w:id="14" w:author="Ochoa, Ron" w:date="2021-03-16T16:58:00Z">
        <w:r w:rsidR="00E6371E">
          <w:t>count</w:t>
        </w:r>
        <w:r w:rsidR="00E6371E">
          <w:t>ies</w:t>
        </w:r>
        <w:r w:rsidR="00E6371E">
          <w:t xml:space="preserve"> </w:t>
        </w:r>
      </w:ins>
      <w:r w:rsidR="00AC0790">
        <w:t xml:space="preserve">also </w:t>
      </w:r>
      <w:r>
        <w:t>tested positive for OFV</w:t>
      </w:r>
      <w:commentRangeEnd w:id="12"/>
      <w:r w:rsidR="00B45DAF">
        <w:rPr>
          <w:rStyle w:val="CommentReference"/>
          <w:rFonts w:asciiTheme="minorHAnsi" w:hAnsiTheme="minorHAnsi"/>
        </w:rPr>
        <w:commentReference w:id="12"/>
      </w:r>
      <w:r w:rsidR="00F71A46">
        <w:t>s</w:t>
      </w:r>
      <w:r>
        <w:t xml:space="preserve">. </w:t>
      </w:r>
      <w:bookmarkStart w:id="15" w:name="_Hlk66375634"/>
      <w:r w:rsidR="005F58AB">
        <w:t>T</w:t>
      </w:r>
      <w:r w:rsidR="0032794D">
        <w:t xml:space="preserve">hree mite species </w:t>
      </w:r>
      <w:r w:rsidR="005F58AB">
        <w:t xml:space="preserve">were </w:t>
      </w:r>
      <w:r w:rsidR="00042344">
        <w:t>recovered</w:t>
      </w:r>
      <w:r w:rsidR="000A2B00">
        <w:t xml:space="preserve"> </w:t>
      </w:r>
      <w:r>
        <w:t>from OFV-infected plants</w:t>
      </w:r>
      <w:r w:rsidR="000A2B00">
        <w:t xml:space="preserve">: </w:t>
      </w:r>
      <w:r>
        <w:rPr>
          <w:i/>
          <w:iCs/>
        </w:rPr>
        <w:t xml:space="preserve">Brevipalpus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5"/>
      <w:r w:rsidR="005B3F87">
        <w:rPr>
          <w:i/>
          <w:iCs/>
        </w:rPr>
        <w:t>confus</w:t>
      </w:r>
      <w:r w:rsidR="005A11ED">
        <w:rPr>
          <w:i/>
          <w:iCs/>
        </w:rPr>
        <w:t>u</w:t>
      </w:r>
      <w:r w:rsidR="005B3F87">
        <w:rPr>
          <w:i/>
          <w:iCs/>
        </w:rPr>
        <w:t xml:space="preserve">s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t xml:space="preserve">. Florida has various mite species of </w:t>
      </w:r>
      <w:r>
        <w:rPr>
          <w:i/>
          <w:iCs/>
        </w:rPr>
        <w:t>Brevipalpus</w:t>
      </w:r>
      <w:r>
        <w:t xml:space="preserve"> and a diverse array of susceptible plant species in the landscape, both native and introduced.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t xml:space="preserve"> Florida.</w:t>
      </w:r>
    </w:p>
    <w:p w14:paraId="16B17952" w14:textId="77777777" w:rsidR="004F205A" w:rsidRDefault="00A667EB">
      <w:pPr>
        <w:pStyle w:val="Heading3"/>
      </w:pPr>
      <w:bookmarkStart w:id="16" w:name="keywords"/>
      <w:bookmarkEnd w:id="1"/>
      <w:r>
        <w:t>Keywords:</w:t>
      </w:r>
    </w:p>
    <w:p w14:paraId="16B17953" w14:textId="399E7BFB" w:rsidR="004F205A" w:rsidRDefault="001B11C9">
      <w:pPr>
        <w:pStyle w:val="FirstParagraph"/>
      </w:pPr>
      <w:r>
        <w:t>F</w:t>
      </w:r>
      <w:r w:rsidR="00A667EB">
        <w:t xml:space="preserve">alse spider mite, flat mite, </w:t>
      </w:r>
      <w:r w:rsidR="00A667EB">
        <w:rPr>
          <w:i/>
          <w:iCs/>
        </w:rPr>
        <w:t>Brevipalpus</w:t>
      </w:r>
      <w:r w:rsidR="00A667EB">
        <w:t xml:space="preserve">-transmitted viruses, </w:t>
      </w:r>
      <w:proofErr w:type="spellStart"/>
      <w:r w:rsidR="00A667EB">
        <w:rPr>
          <w:i/>
          <w:iCs/>
        </w:rPr>
        <w:t>Liriope</w:t>
      </w:r>
      <w:proofErr w:type="spellEnd"/>
      <w:r w:rsidR="00A667EB">
        <w:t xml:space="preserve">, </w:t>
      </w:r>
      <w:proofErr w:type="spellStart"/>
      <w:r w:rsidR="00A667EB">
        <w:t>Ruscaceae</w:t>
      </w:r>
      <w:proofErr w:type="spellEnd"/>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lastRenderedPageBreak/>
        <w:br w:type="page"/>
      </w:r>
    </w:p>
    <w:p w14:paraId="16B17955" w14:textId="39D9F92E" w:rsidR="004F205A" w:rsidRDefault="00A667EB">
      <w:pPr>
        <w:pStyle w:val="BodyText"/>
      </w:pPr>
      <w:r>
        <w:rPr>
          <w:i/>
          <w:iCs/>
        </w:rPr>
        <w:lastRenderedPageBreak/>
        <w:t>Orchid fleck dichorhavirus</w:t>
      </w:r>
      <w:r>
        <w:t xml:space="preserve"> (OFV) is the type species for the genus </w:t>
      </w:r>
      <w:r>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 </w:t>
      </w:r>
      <w:proofErr w:type="spellStart"/>
      <w:r>
        <w:t>dichorhaviruses</w:t>
      </w:r>
      <w:proofErr w:type="spellEnd"/>
      <w:r>
        <w:t xml:space="preserve"> (Maeda 1998). These mites transmit OFV in a persistent propagative manner (Kondo et al. 2003).</w:t>
      </w:r>
    </w:p>
    <w:p w14:paraId="16B17956" w14:textId="77777777" w:rsidR="004F205A" w:rsidRDefault="00A667EB">
      <w:pPr>
        <w:pStyle w:val="BodyText"/>
      </w:pPr>
      <w:r>
        <w:t xml:space="preserve">OFV-infected plants exhibit various symptoms dependent on the variety of plant infected as well as the strain of the virus (Kubo et al. 2009), but symptoms typically appear as chlorotic flecks, which ultimately coalesce into larger spots or ringspot patterns (Fig. 1). </w:t>
      </w:r>
    </w:p>
    <w:p w14:paraId="16B17957" w14:textId="77777777" w:rsidR="004F205A"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16B17958" w14:textId="0B27DFB3" w:rsidR="004F205A" w:rsidRDefault="00A667EB">
      <w:pPr>
        <w:pStyle w:val="BodyText"/>
      </w:pPr>
      <w:commentRangeStart w:id="17"/>
      <w:commentRangeStart w:id="18"/>
      <w:r>
        <w:t xml:space="preserve">OFV naturally infects 50+ spp of Orchidaceae (Kitajima et al. 2010,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Tassi,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t xml:space="preserve"> where it causes citrus leprosis-like symptoms Roy et al. (2020). </w:t>
      </w:r>
      <w:commentRangeEnd w:id="17"/>
      <w:r w:rsidR="00723330">
        <w:rPr>
          <w:rStyle w:val="CommentReference"/>
          <w:rFonts w:asciiTheme="minorHAnsi" w:hAnsiTheme="minorHAnsi"/>
        </w:rPr>
        <w:commentReference w:id="17"/>
      </w:r>
      <w:commentRangeEnd w:id="18"/>
      <w:r w:rsidR="00255BAF">
        <w:rPr>
          <w:rStyle w:val="CommentReference"/>
          <w:rFonts w:asciiTheme="minorHAnsi" w:hAnsiTheme="minorHAnsi"/>
        </w:rPr>
        <w:commentReference w:id="18"/>
      </w:r>
      <w:r>
        <w:t xml:space="preserve">Mechanical transmission of OFV is possible under lab conditions to various </w:t>
      </w:r>
      <w:r w:rsidRPr="00593B7D">
        <w:t>Chenopodiaceae, Aizoaceae, Fabaceae, and Solanaceae</w:t>
      </w:r>
      <w:r>
        <w:t xml:space="preserve"> (Chang et al. 1976, Kondo et al. 2003, Peng et al. 2013).</w:t>
      </w:r>
    </w:p>
    <w:p w14:paraId="16B17959" w14:textId="78A4A230" w:rsidR="004F205A" w:rsidRDefault="00A667EB">
      <w:pPr>
        <w:pStyle w:val="BodyText"/>
      </w:pPr>
      <w:r>
        <w:t xml:space="preserve">During June 2020, chlorotic ringspot symptoms were observed on the liriopogon Giant Lilyturf </w:t>
      </w:r>
      <w:r>
        <w:rPr>
          <w:i/>
          <w:iCs/>
        </w:rPr>
        <w:t>Liriope</w:t>
      </w:r>
      <w:r>
        <w:t xml:space="preserve"> spp., cv. ‘Gigantea’ in </w:t>
      </w:r>
      <w:r w:rsidR="00723330">
        <w:t>a</w:t>
      </w:r>
      <w:r>
        <w:t xml:space="preserve"> landscape of Leon County, Florida (Fig. 1). Liropogons belong to the plant family </w:t>
      </w:r>
      <w:proofErr w:type="spellStart"/>
      <w:r>
        <w:t>Asparagaceae</w:t>
      </w:r>
      <w:proofErr w:type="spellEnd"/>
      <w:r>
        <w:t xml:space="preserve">, subfamily </w:t>
      </w:r>
      <w:proofErr w:type="spellStart"/>
      <w:r w:rsidR="00211021" w:rsidRPr="00211021">
        <w:t>Nolinoidaea</w:t>
      </w:r>
      <w:proofErr w:type="spellEnd"/>
      <w:r>
        <w:t xml:space="preserve">, which includes various monocotyledonous lilliod plants (Chase et al. 2009). Liriopogons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w:t>
      </w:r>
      <w:commentRangeStart w:id="19"/>
      <w:r>
        <w:t>species</w:t>
      </w:r>
      <w:commentRangeEnd w:id="19"/>
      <w:r w:rsidR="00E6371E">
        <w:rPr>
          <w:rStyle w:val="CommentReference"/>
          <w:rFonts w:asciiTheme="minorHAnsi" w:hAnsiTheme="minorHAnsi"/>
        </w:rPr>
        <w:commentReference w:id="19"/>
      </w:r>
      <w:r w:rsidRPr="00E6371E">
        <w:rPr>
          <w:highlight w:val="yellow"/>
          <w:rPrChange w:id="20" w:author="Ochoa, Ron" w:date="2021-03-16T17:01:00Z">
            <w:rPr/>
          </w:rPrChange>
        </w:rPr>
        <w:t>, with</w:t>
      </w:r>
      <w:r>
        <w:t xml:space="preserve"> only a handful are available for horticulture (Nesom 2010, Lattier et al. 2014). Liripogons are considered the most important ground cover sold by the nursery industry in southeastern US (Mcharo et al. 2003).</w:t>
      </w:r>
    </w:p>
    <w:p w14:paraId="16B1795A" w14:textId="5AC6CA8D" w:rsidR="004F205A" w:rsidRDefault="00A667EB">
      <w:pPr>
        <w:pStyle w:val="BodyText"/>
      </w:pPr>
      <w:r>
        <w:lastRenderedPageBreak/>
        <w:t>Plant leaf samples were initially tested at the Plant Disease Diagnostic Clinic at the North Florida Research and Education Center (NFREC) in Quincy, FL. The plant samples</w:t>
      </w:r>
      <w:r w:rsidR="00FB506D">
        <w:t xml:space="preserve"> </w:t>
      </w:r>
      <w:r>
        <w:t>tested</w:t>
      </w:r>
      <w:r w:rsidR="00FB506D">
        <w:t xml:space="preserve"> </w:t>
      </w:r>
      <w:r w:rsidR="0088201A">
        <w:t xml:space="preserve">negative for </w:t>
      </w:r>
      <w:proofErr w:type="spellStart"/>
      <w:r w:rsidR="007E3486">
        <w:t>begomovirus</w:t>
      </w:r>
      <w:proofErr w:type="spellEnd"/>
      <w:r w:rsidR="007E3486">
        <w:t xml:space="preserve">, </w:t>
      </w:r>
      <w:proofErr w:type="spellStart"/>
      <w:r w:rsidR="007E3486">
        <w:t>potyvirus</w:t>
      </w:r>
      <w:proofErr w:type="spellEnd"/>
      <w:r w:rsidR="007E3486">
        <w:t xml:space="preserve">, </w:t>
      </w:r>
      <w:proofErr w:type="spellStart"/>
      <w:r w:rsidR="007E3486">
        <w:t>tospovirus</w:t>
      </w:r>
      <w:proofErr w:type="spellEnd"/>
      <w:r w:rsidR="007E3486">
        <w:t xml:space="preserve"> as well as for </w:t>
      </w:r>
      <w:r w:rsidR="0088201A">
        <w:t xml:space="preserve">INSV, </w:t>
      </w:r>
      <w:r w:rsidR="007E3486">
        <w:t xml:space="preserve">TMV and </w:t>
      </w:r>
      <w:r w:rsidR="0088201A">
        <w:t>T</w:t>
      </w:r>
      <w:r w:rsidR="007E3486">
        <w:t>SWV</w:t>
      </w:r>
      <w:r w:rsidR="00FB506D">
        <w:t>.</w:t>
      </w:r>
      <w:r>
        <w:t xml:space="preserve"> The infected materials were subsequently sent to the Florida Department of Agriculture and Consumer Services (FDACS). The presence of </w:t>
      </w:r>
      <w:r>
        <w:rPr>
          <w:i/>
          <w:iCs/>
        </w:rPr>
        <w:t>Orchid fleck dichorhavirus</w:t>
      </w:r>
      <w:r>
        <w:t xml:space="preserve"> was confirmed via generic one step conventional RT-PCR with R2-Dicho-GF and R2-Dicho-GR primers, amplifying ~800 nt of L-gene (RNA2) amplicon from a leaf sample of infected </w:t>
      </w:r>
      <w:r>
        <w:rPr>
          <w:i/>
          <w:iCs/>
        </w:rPr>
        <w:t>Liriope</w:t>
      </w:r>
      <w:r>
        <w:t xml:space="preserve"> (Kubo et al. 2009). RT-qPCR confirmed OFV and the RT-PCR product was sequenced using Sanger sequencing and High Throughput Sequencing (Kondo et al. 2006). Sanger sequencing of RT-PCR amplicons shared 98% nucleotide identity with OFV strains which infect orchids (GenBank Accession numbers: AB244418 and MK522807) (Kondo et al. 2006, 2014, Cook et al. 2019). Further samples were taken from various symptomatic cultivars of </w:t>
      </w:r>
      <w:r>
        <w:rPr>
          <w:i/>
          <w:iCs/>
        </w:rPr>
        <w:t>Liriope</w:t>
      </w:r>
      <w:r>
        <w:t xml:space="preserve"> spp., </w:t>
      </w:r>
      <w:r>
        <w:rPr>
          <w:i/>
          <w:iCs/>
        </w:rPr>
        <w:t>Ophiopogon</w:t>
      </w:r>
      <w:r>
        <w:t xml:space="preserve"> spp., as well as </w:t>
      </w:r>
      <w:r>
        <w:rPr>
          <w:i/>
          <w:iCs/>
        </w:rPr>
        <w:t xml:space="preserve">Aspidistra </w:t>
      </w:r>
      <w:proofErr w:type="spellStart"/>
      <w:r>
        <w:rPr>
          <w:i/>
          <w:iCs/>
        </w:rPr>
        <w:t>elatior</w:t>
      </w:r>
      <w:proofErr w:type="spellEnd"/>
      <w:r>
        <w:t xml:space="preserve"> Blume (</w:t>
      </w:r>
      <w:proofErr w:type="spellStart"/>
      <w:r w:rsidR="00723330">
        <w:t>Asparagaceae</w:t>
      </w:r>
      <w:proofErr w:type="spellEnd"/>
      <w:r>
        <w:t xml:space="preserve">: </w:t>
      </w:r>
      <w:proofErr w:type="spellStart"/>
      <w:r w:rsidR="00BD4D19" w:rsidRPr="00BD4D19">
        <w:t>Nolinoidaea</w:t>
      </w:r>
      <w:proofErr w:type="spellEnd"/>
      <w:r>
        <w:t>) during subsequent visits to the initial site of collection as well as other locations in Leon county. Samples were tested via RT-PCR at the NFREC (</w:t>
      </w:r>
      <w:r w:rsidRPr="007F0A4C">
        <w:t>Table 1)</w:t>
      </w:r>
      <w:r>
        <w:t xml:space="preserve"> to confirm the presence of OFV.</w:t>
      </w:r>
    </w:p>
    <w:p w14:paraId="16B1795B" w14:textId="3477227B" w:rsidR="004F205A" w:rsidRDefault="00A667EB">
      <w:pPr>
        <w:pStyle w:val="BodyText"/>
      </w:pPr>
      <w:r>
        <w:t xml:space="preserve">Further surveys of </w:t>
      </w:r>
      <w:proofErr w:type="spellStart"/>
      <w:r w:rsidR="00211021" w:rsidRP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w:t>
      </w:r>
      <w:r>
        <w:lastRenderedPageBreak/>
        <w:t xml:space="preserve">OFV (Dietzgen, Tassi, et al. 2018, García-Escamilla et al. 2018, Beltran-Beltran et al. 2020) and similar diseases (Kitajima et al. 2010) and are known to feed on a large variety of economically-important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w:t>
      </w:r>
      <w:del w:id="21" w:author="Ochoa, Ron" w:date="2021-03-16T16:45:00Z">
        <w:r w:rsidDel="002A7C13">
          <w:delText>low-temperature</w:delText>
        </w:r>
      </w:del>
      <w:ins w:id="22" w:author="Ochoa, Ron" w:date="2021-03-16T16:45:00Z">
        <w:r w:rsidR="002A7C13">
          <w:t>cryo</w:t>
        </w:r>
      </w:ins>
      <w:r>
        <w:t xml:space="preserve"> scanning electron microscopy (</w:t>
      </w:r>
      <w:ins w:id="23" w:author="Ochoa, Ron" w:date="2021-03-16T16:45:00Z">
        <w:r w:rsidR="002A7C13">
          <w:t>Cryo</w:t>
        </w:r>
      </w:ins>
      <w:del w:id="24" w:author="Ochoa, Ron" w:date="2021-03-16T16:45:00Z">
        <w:r w:rsidDel="002A7C13">
          <w:delText>LT</w:delText>
        </w:r>
      </w:del>
      <w:r>
        <w:t>-SEM) (León and Nadler 2010, Skoracka et al. 2015</w:t>
      </w:r>
      <w:ins w:id="25" w:author="Ochoa, Ron" w:date="2021-03-16T16:46:00Z">
        <w:r w:rsidR="002A7C13">
          <w:t xml:space="preserve">, Beard et al. </w:t>
        </w:r>
      </w:ins>
      <w:ins w:id="26" w:author="Ochoa, Ron" w:date="2021-03-16T16:47:00Z">
        <w:r w:rsidR="002A7C13">
          <w:t>2015</w:t>
        </w:r>
      </w:ins>
      <w:r>
        <w:t xml:space="preserve">). With that in mind, we sent additional samples of the mites to the USDA-ARS in Beltsville to observe the mites with </w:t>
      </w:r>
      <w:commentRangeStart w:id="27"/>
      <w:commentRangeStart w:id="28"/>
      <w:r w:rsidR="003E5AE6">
        <w:t>Cryo</w:t>
      </w:r>
      <w:ins w:id="29" w:author="Ochoa, Ron" w:date="2021-03-16T16:45:00Z">
        <w:r w:rsidR="002A7C13">
          <w:t>-</w:t>
        </w:r>
      </w:ins>
      <w:del w:id="30" w:author="Ochoa, Ron" w:date="2021-03-16T16:44:00Z">
        <w:r w:rsidR="003E5AE6" w:rsidDel="004455E7">
          <w:delText xml:space="preserve"> </w:delText>
        </w:r>
        <w:commentRangeEnd w:id="27"/>
        <w:r w:rsidR="003E5AE6" w:rsidDel="004455E7">
          <w:rPr>
            <w:rStyle w:val="CommentReference"/>
            <w:rFonts w:asciiTheme="minorHAnsi" w:hAnsiTheme="minorHAnsi"/>
          </w:rPr>
          <w:commentReference w:id="27"/>
        </w:r>
        <w:r w:rsidDel="004455E7">
          <w:delText>LT</w:delText>
        </w:r>
      </w:del>
      <w:r>
        <w:t xml:space="preserve">-SEM </w:t>
      </w:r>
      <w:commentRangeEnd w:id="28"/>
      <w:r w:rsidR="004455E7">
        <w:rPr>
          <w:rStyle w:val="CommentReference"/>
          <w:rFonts w:asciiTheme="minorHAnsi" w:hAnsiTheme="minorHAnsi"/>
        </w:rPr>
        <w:commentReference w:id="28"/>
      </w:r>
      <w:r>
        <w:t xml:space="preserve">techniques, which agreed with both prior identifications of </w:t>
      </w:r>
      <w:r>
        <w:rPr>
          <w:i/>
          <w:iCs/>
        </w:rPr>
        <w:t>B. californicus</w:t>
      </w:r>
      <w:r>
        <w:t xml:space="preserve"> s.l. (Fig. </w:t>
      </w:r>
      <w:r w:rsidR="00014ADC">
        <w:t xml:space="preserve">2) but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r w:rsidR="00014ADC">
        <w:rPr>
          <w:i/>
          <w:iCs/>
        </w:rPr>
        <w:t>confus</w:t>
      </w:r>
      <w:r w:rsidR="000B1550">
        <w:rPr>
          <w:i/>
          <w:iCs/>
        </w:rPr>
        <w:t>u</w:t>
      </w:r>
      <w:r w:rsidR="00014ADC">
        <w:rPr>
          <w:i/>
          <w:iCs/>
        </w:rPr>
        <w:t>s.</w:t>
      </w:r>
      <w:r>
        <w:t xml:space="preserve"> </w:t>
      </w:r>
    </w:p>
    <w:p w14:paraId="16B1795C" w14:textId="41842B8D" w:rsidR="004F205A" w:rsidRDefault="00A667EB">
      <w:pPr>
        <w:pStyle w:val="BodyText"/>
      </w:pPr>
      <w:r>
        <w:t xml:space="preserve">The earliest mention 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 addition, Bratsch et al. (2015) detected </w:t>
      </w:r>
      <w:r>
        <w:rPr>
          <w:i/>
          <w:iCs/>
        </w:rPr>
        <w:t>Brevipalpus</w:t>
      </w:r>
      <w:r>
        <w:t xml:space="preserve"> mites and their exoskeletons associated with OFV-infected plants. It appears that Bratsch et al. (2015) did not make a conclusive species identification, but did cite Kondo et al. (2003), suggesting </w:t>
      </w:r>
      <w:r w:rsidR="001F56E4">
        <w:t xml:space="preserve">a mite in the </w:t>
      </w:r>
      <w:r>
        <w:rPr>
          <w:i/>
          <w:iCs/>
        </w:rPr>
        <w:t xml:space="preserve">B. </w:t>
      </w:r>
      <w:proofErr w:type="spellStart"/>
      <w:r>
        <w:rPr>
          <w:i/>
          <w:iCs/>
        </w:rPr>
        <w:t>californicus</w:t>
      </w:r>
      <w:proofErr w:type="spellEnd"/>
      <w:r>
        <w:t xml:space="preserve"> </w:t>
      </w:r>
      <w:r w:rsidR="001F56E4">
        <w:t>group</w:t>
      </w:r>
      <w:r>
        <w:t xml:space="preserve"> as the vector.</w:t>
      </w:r>
    </w:p>
    <w:p w14:paraId="16B1795D" w14:textId="0BEBAF72" w:rsidR="004F205A" w:rsidRDefault="00A667EB">
      <w:pPr>
        <w:pStyle w:val="BodyText"/>
      </w:pPr>
      <w:r>
        <w:lastRenderedPageBreak/>
        <w:t xml:space="preserve">OFV has been reported in other </w:t>
      </w:r>
      <w:proofErr w:type="spellStart"/>
      <w:r w:rsidR="00211021" w:rsidRPr="00211021">
        <w:t>Nolinoidaea</w:t>
      </w:r>
      <w:proofErr w:type="spellEnd"/>
      <w:r>
        <w:t xml:space="preserve"> in Australia (Mei et al. 2016, Dietzgen, Tassi, et al. 2018), including </w:t>
      </w:r>
      <w:r>
        <w:rPr>
          <w:i/>
          <w:iCs/>
        </w:rPr>
        <w:t>Liriope spicata</w:t>
      </w:r>
      <w:r>
        <w:t xml:space="preserve"> (Thunb.) Lour. (Mei et al. 2016). </w:t>
      </w:r>
      <w:del w:id="31" w:author="Ochoa, Ron" w:date="2021-03-16T17:05:00Z">
        <w:r w:rsidDel="00E6371E">
          <w:delText>Our plants</w:delText>
        </w:r>
      </w:del>
      <w:ins w:id="32" w:author="Ochoa, Ron" w:date="2021-03-16T17:05:00Z">
        <w:r w:rsidR="00E6371E">
          <w:t xml:space="preserve">The Florida </w:t>
        </w:r>
      </w:ins>
      <w:ins w:id="33" w:author="Ochoa, Ron" w:date="2021-03-16T17:06:00Z">
        <w:r w:rsidR="005E2248">
          <w:t>collected</w:t>
        </w:r>
      </w:ins>
      <w:ins w:id="34" w:author="Ochoa, Ron" w:date="2021-03-16T17:05:00Z">
        <w:r w:rsidR="00E6371E">
          <w:t xml:space="preserve"> plants</w:t>
        </w:r>
      </w:ins>
      <w:r>
        <w:t xml:space="preserve"> are thought to belong to different species of </w:t>
      </w:r>
      <w:proofErr w:type="gramStart"/>
      <w:r>
        <w:rPr>
          <w:i/>
          <w:iCs/>
        </w:rPr>
        <w:t>Liriope</w:t>
      </w:r>
      <w:r>
        <w:t xml:space="preserve"> which are not </w:t>
      </w:r>
      <w:r>
        <w:rPr>
          <w:i/>
          <w:iCs/>
        </w:rPr>
        <w:t>L. spicata</w:t>
      </w:r>
      <w:proofErr w:type="gramEnd"/>
      <w:r>
        <w:t xml:space="preserve"> and we are not aware of any </w:t>
      </w:r>
      <w:commentRangeStart w:id="35"/>
      <w:commentRangeStart w:id="36"/>
      <w:r>
        <w:t xml:space="preserve">record </w:t>
      </w:r>
      <w:r w:rsidR="00CF65DC">
        <w:t xml:space="preserve">other than this manuscript </w:t>
      </w:r>
      <w:r>
        <w:t xml:space="preserve">which reports OFV infection in </w:t>
      </w:r>
      <w:r>
        <w:rPr>
          <w:i/>
          <w:iCs/>
        </w:rPr>
        <w:t>Ophiopogon</w:t>
      </w:r>
      <w:r>
        <w:t xml:space="preserve"> plants</w:t>
      </w:r>
      <w:commentRangeEnd w:id="35"/>
      <w:r w:rsidR="00CF65DC">
        <w:rPr>
          <w:rStyle w:val="CommentReference"/>
          <w:rFonts w:asciiTheme="minorHAnsi" w:hAnsiTheme="minorHAnsi"/>
        </w:rPr>
        <w:commentReference w:id="35"/>
      </w:r>
      <w:commentRangeEnd w:id="36"/>
      <w:r w:rsidR="00255BAF">
        <w:rPr>
          <w:rStyle w:val="CommentReference"/>
          <w:rFonts w:asciiTheme="minorHAnsi" w:hAnsiTheme="minorHAnsi"/>
        </w:rPr>
        <w:commentReference w:id="36"/>
      </w:r>
      <w:r>
        <w:t xml:space="preserve">.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14:paraId="16B1795E" w14:textId="6EC2CD13" w:rsidR="004F205A" w:rsidRDefault="00A667EB">
      <w:pPr>
        <w:pStyle w:val="Heading3"/>
      </w:pPr>
      <w:bookmarkStart w:id="37" w:name="control-methods-for-brevipalpus-mites"/>
      <w:bookmarkEnd w:id="16"/>
      <w:del w:id="38" w:author="Ochoa, Ron" w:date="2021-03-16T16:38:00Z">
        <w:r w:rsidDel="004455E7">
          <w:delText xml:space="preserve">Control methods for </w:delText>
        </w:r>
        <w:r w:rsidDel="004455E7">
          <w:rPr>
            <w:i/>
            <w:iCs/>
          </w:rPr>
          <w:delText>Brevipalpus</w:delText>
        </w:r>
        <w:r w:rsidDel="004455E7">
          <w:delText xml:space="preserve"> mites</w:delText>
        </w:r>
      </w:del>
      <w:ins w:id="39" w:author="Ochoa, Ron" w:date="2021-03-16T16:38:00Z">
        <w:r w:rsidR="004455E7">
          <w:t xml:space="preserve">Component of disease management </w:t>
        </w:r>
      </w:ins>
    </w:p>
    <w:p w14:paraId="16B17961" w14:textId="07B2EF30" w:rsidR="004F205A" w:rsidRDefault="00A667EB">
      <w:pPr>
        <w:pStyle w:val="BodyText"/>
      </w:pPr>
      <w:r>
        <w:t xml:space="preserve">Chemical control via synthetic acaricides is commonly used to </w:t>
      </w:r>
      <w:r w:rsidR="003D178A">
        <w:t>manage</w:t>
      </w:r>
      <w:r>
        <w:t xml:space="preserve"> </w:t>
      </w:r>
      <w:r>
        <w:rPr>
          <w:i/>
          <w:iCs/>
        </w:rPr>
        <w:t>Brevipalpus</w:t>
      </w:r>
      <w:r>
        <w:t xml:space="preserve"> spp. (Leeuwen et al. 2015), but acaricides have some drawbacks. Many products control a broad class of arthropods, but often they do so indiscriminately, </w:t>
      </w:r>
      <w:del w:id="40" w:author="Ochoa, Ron" w:date="2021-03-16T17:08:00Z">
        <w:r w:rsidDel="00250348">
          <w:delText xml:space="preserve">killing </w:delText>
        </w:r>
      </w:del>
      <w:ins w:id="41" w:author="Ochoa, Ron" w:date="2021-03-16T17:08:00Z">
        <w:r w:rsidR="00250348">
          <w:t>eliminating</w:t>
        </w:r>
        <w:r w:rsidR="00250348">
          <w:t xml:space="preserve"> </w:t>
        </w:r>
      </w:ins>
      <w:r>
        <w:t xml:space="preserve">beneficial insects as well as pests (Suckling et al. 2013). Control strategies which rely heavily on chemical control have the potential to encourage pesticide resistance in mite </w:t>
      </w:r>
      <w:r>
        <w:lastRenderedPageBreak/>
        <w:t xml:space="preserve">populations and pesticide resistance has been reported in various </w:t>
      </w:r>
      <w:r>
        <w:rPr>
          <w:i/>
          <w:iCs/>
        </w:rPr>
        <w:t>Brevipalpus</w:t>
      </w:r>
      <w:r>
        <w:t xml:space="preserve"> populations (Alves et al. 2000, Omoto et al. 2000, Campos and Omoto 2002</w:t>
      </w:r>
      <w:r w:rsidR="00BE2953">
        <w:t xml:space="preserve">, </w:t>
      </w:r>
      <w:commentRangeStart w:id="42"/>
      <w:commentRangeStart w:id="43"/>
      <w:r w:rsidR="00150302">
        <w:t>Rocha et al. 2021</w:t>
      </w:r>
      <w:commentRangeEnd w:id="42"/>
      <w:r w:rsidR="007F7857">
        <w:rPr>
          <w:rStyle w:val="CommentReference"/>
          <w:rFonts w:asciiTheme="minorHAnsi" w:hAnsiTheme="minorHAnsi"/>
        </w:rPr>
        <w:commentReference w:id="42"/>
      </w:r>
      <w:commentRangeEnd w:id="43"/>
      <w:r w:rsidR="001416F5">
        <w:rPr>
          <w:rStyle w:val="CommentReference"/>
          <w:rFonts w:asciiTheme="minorHAnsi" w:hAnsiTheme="minorHAnsi"/>
        </w:rPr>
        <w:commentReference w:id="43"/>
      </w:r>
      <w:r w:rsidR="0038195A">
        <w:t>).</w:t>
      </w:r>
      <w:r>
        <w:t xml:space="preserve"> In addition, it is important to consider the interactions which may occur between different chemical applications or tank mixes (Vechia et al. 2018). Lastly, application costs of chemical controls </w:t>
      </w:r>
      <w:del w:id="44" w:author="Ochoa, Ron" w:date="2021-03-16T17:13:00Z">
        <w:r w:rsidDel="00250348">
          <w:delText>can be large and</w:delText>
        </w:r>
      </w:del>
      <w:ins w:id="45" w:author="Ochoa, Ron" w:date="2021-03-16T17:13:00Z">
        <w:r w:rsidR="00250348">
          <w:t>may</w:t>
        </w:r>
      </w:ins>
      <w:r>
        <w:t xml:space="preserve"> increase the cost of production (Rodrigues and Machado 2000)</w:t>
      </w:r>
      <w:proofErr w:type="gramStart"/>
      <w:r>
        <w:t>,</w:t>
      </w:r>
      <w:proofErr w:type="gramEnd"/>
      <w:r>
        <w:t xml:space="preserve"> nevertheless chemical </w:t>
      </w:r>
      <w:del w:id="46" w:author="Ochoa, Ron" w:date="2021-03-16T17:10:00Z">
        <w:r w:rsidDel="00250348">
          <w:delText xml:space="preserve">applications </w:delText>
        </w:r>
      </w:del>
      <w:ins w:id="47" w:author="Ochoa, Ron" w:date="2021-03-16T17:10:00Z">
        <w:r w:rsidR="00250348">
          <w:t>alternatives</w:t>
        </w:r>
        <w:r w:rsidR="00250348">
          <w:t xml:space="preserve"> </w:t>
        </w:r>
      </w:ins>
      <w:r>
        <w:t xml:space="preserve">are </w:t>
      </w:r>
      <w:del w:id="48" w:author="Ochoa, Ron" w:date="2021-03-16T17:10:00Z">
        <w:r w:rsidDel="00250348">
          <w:delText xml:space="preserve">valuable </w:delText>
        </w:r>
      </w:del>
      <w:ins w:id="49" w:author="Ochoa, Ron" w:date="2021-03-16T17:10:00Z">
        <w:r w:rsidR="00250348">
          <w:t>useful</w:t>
        </w:r>
        <w:r w:rsidR="00250348">
          <w:t xml:space="preserve"> </w:t>
        </w:r>
      </w:ins>
      <w:r>
        <w:t xml:space="preserve">tools </w:t>
      </w:r>
      <w:del w:id="50" w:author="Ochoa, Ron" w:date="2021-03-16T17:14:00Z">
        <w:r w:rsidDel="00250348">
          <w:delText>used</w:delText>
        </w:r>
      </w:del>
      <w:r>
        <w:t xml:space="preserve"> to consider against </w:t>
      </w:r>
      <w:r>
        <w:rPr>
          <w:i/>
          <w:iCs/>
        </w:rPr>
        <w:t>Brevipalpus</w:t>
      </w:r>
      <w:ins w:id="51" w:author="Ochoa, Ron" w:date="2021-03-16T17:14:00Z">
        <w:r w:rsidR="00250348">
          <w:rPr>
            <w:i/>
            <w:iCs/>
          </w:rPr>
          <w:t xml:space="preserve"> </w:t>
        </w:r>
        <w:commentRangeStart w:id="52"/>
        <w:r w:rsidR="00250348" w:rsidRPr="00250348">
          <w:rPr>
            <w:iCs/>
            <w:rPrChange w:id="53" w:author="Ochoa, Ron" w:date="2021-03-16T17:14:00Z">
              <w:rPr>
                <w:i/>
                <w:iCs/>
              </w:rPr>
            </w:rPrChange>
          </w:rPr>
          <w:t>mites</w:t>
        </w:r>
      </w:ins>
      <w:commentRangeEnd w:id="52"/>
      <w:ins w:id="54" w:author="Ochoa, Ron" w:date="2021-03-16T17:15:00Z">
        <w:r w:rsidR="00250348">
          <w:rPr>
            <w:rStyle w:val="CommentReference"/>
            <w:rFonts w:asciiTheme="minorHAnsi" w:hAnsiTheme="minorHAnsi"/>
          </w:rPr>
          <w:commentReference w:id="52"/>
        </w:r>
      </w:ins>
      <w:r>
        <w:t>.</w:t>
      </w:r>
    </w:p>
    <w:p w14:paraId="16B17962" w14:textId="20664F5B" w:rsidR="004F205A" w:rsidRDefault="00A667EB">
      <w:pPr>
        <w:pStyle w:val="BodyText"/>
      </w:pPr>
      <w:r>
        <w:t xml:space="preserve">Various biological control methods have also been studied, but their use has not been widely adopted (Messing and Brodeur 2017). Even so, some studies have found biological control methods which could be used specifically for </w:t>
      </w:r>
      <w:r>
        <w:rPr>
          <w:i/>
          <w:iCs/>
        </w:rPr>
        <w:t>Brevipalpus</w:t>
      </w:r>
      <w:r>
        <w:t xml:space="preserve"> mites: The predatory mite </w:t>
      </w:r>
      <w:r>
        <w:rPr>
          <w:i/>
          <w:iCs/>
        </w:rPr>
        <w:t>Galendromus helveolus</w:t>
      </w:r>
      <w:r>
        <w:t xml:space="preserve"> (Chant) (Acari: Phytoseiidae) has been reported to feed on eggs, larvae and nymphs of </w:t>
      </w:r>
      <w:r>
        <w:rPr>
          <w:i/>
          <w:iCs/>
        </w:rPr>
        <w:t>B. californicus</w:t>
      </w:r>
      <w:r>
        <w:t xml:space="preserve"> (Chen et al. 2006) and studies of </w:t>
      </w:r>
      <w:r>
        <w:rPr>
          <w:i/>
          <w:iCs/>
        </w:rPr>
        <w:t>Amblyseius largoensis</w:t>
      </w:r>
      <w:r>
        <w:t xml:space="preserve"> (Muma) (Acari: Phytoseiidae) demonstrated its ability to suppress populations of </w:t>
      </w:r>
      <w:r>
        <w:rPr>
          <w:i/>
          <w:iCs/>
        </w:rPr>
        <w:t>B. yothersi</w:t>
      </w:r>
      <w:r>
        <w:t xml:space="preserve"> on citrus plants (Argolo et al. 2020). In addition, the entomopathogenic fungus </w:t>
      </w:r>
      <w:r>
        <w:rPr>
          <w:i/>
          <w:iCs/>
        </w:rPr>
        <w:t>Metarhizium anisopliae</w:t>
      </w:r>
      <w:r>
        <w:t xml:space="preserve"> var. </w:t>
      </w:r>
      <w:r>
        <w:rPr>
          <w:i/>
          <w:iCs/>
        </w:rPr>
        <w:t>acridum</w:t>
      </w:r>
      <w:r>
        <w:t xml:space="preserve"> </w:t>
      </w:r>
      <w:proofErr w:type="gramStart"/>
      <w:r>
        <w:t>was found</w:t>
      </w:r>
      <w:proofErr w:type="gramEnd"/>
      <w:r>
        <w:t xml:space="preserve"> to be pathogenic to </w:t>
      </w:r>
      <w:r>
        <w:rPr>
          <w:i/>
          <w:iCs/>
        </w:rPr>
        <w:t>B. phoenicis</w:t>
      </w:r>
      <w:ins w:id="55" w:author="Ochoa, Ron" w:date="2021-03-16T16:49:00Z">
        <w:r w:rsidR="002A7C13">
          <w:rPr>
            <w:i/>
            <w:iCs/>
          </w:rPr>
          <w:t xml:space="preserve"> </w:t>
        </w:r>
        <w:proofErr w:type="spellStart"/>
        <w:r w:rsidR="002A7C13">
          <w:rPr>
            <w:i/>
            <w:iCs/>
          </w:rPr>
          <w:t>s.l.</w:t>
        </w:r>
      </w:ins>
      <w:proofErr w:type="spellEnd"/>
      <w:r>
        <w:t xml:space="preserve"> (</w:t>
      </w:r>
      <w:proofErr w:type="spellStart"/>
      <w:r>
        <w:t>Magalhães</w:t>
      </w:r>
      <w:proofErr w:type="spellEnd"/>
      <w:r>
        <w:t xml:space="preserve"> et al. 2005). In our own surveys, we have found </w:t>
      </w:r>
      <w:proofErr w:type="gramStart"/>
      <w:r>
        <w:t>mites which succumbed to fungal infections (Fig. 3); however</w:t>
      </w:r>
      <w:ins w:id="56" w:author="Ochoa, Ron" w:date="2021-03-16T16:41:00Z">
        <w:r w:rsidR="004455E7">
          <w:t xml:space="preserve"> </w:t>
        </w:r>
        <w:proofErr w:type="spellStart"/>
        <w:r w:rsidR="004455E7" w:rsidRPr="002A7C13">
          <w:rPr>
            <w:i/>
            <w:rPrChange w:id="57" w:author="Ochoa, Ron" w:date="2021-03-16T16:50:00Z">
              <w:rPr/>
            </w:rPrChange>
          </w:rPr>
          <w:t>Hirsutella</w:t>
        </w:r>
        <w:proofErr w:type="spellEnd"/>
        <w:r w:rsidR="004455E7">
          <w:t xml:space="preserve"> were identified but further research</w:t>
        </w:r>
        <w:proofErr w:type="gramEnd"/>
        <w:r w:rsidR="004455E7">
          <w:t xml:space="preserve"> are need</w:t>
        </w:r>
      </w:ins>
      <w:ins w:id="58" w:author="Ochoa, Ron" w:date="2021-03-16T16:43:00Z">
        <w:r w:rsidR="004455E7">
          <w:t>ed</w:t>
        </w:r>
      </w:ins>
      <w:ins w:id="59" w:author="Ochoa, Ron" w:date="2021-03-16T16:41:00Z">
        <w:r w:rsidR="004455E7">
          <w:t xml:space="preserve"> to determine its </w:t>
        </w:r>
        <w:commentRangeStart w:id="60"/>
        <w:r w:rsidR="004455E7">
          <w:t>pathogenic</w:t>
        </w:r>
      </w:ins>
      <w:ins w:id="61" w:author="Ochoa, Ron" w:date="2021-03-16T16:42:00Z">
        <w:r w:rsidR="004455E7">
          <w:t>it</w:t>
        </w:r>
      </w:ins>
      <w:ins w:id="62" w:author="Ochoa, Ron" w:date="2021-03-16T16:41:00Z">
        <w:r w:rsidR="004455E7">
          <w:t>y</w:t>
        </w:r>
      </w:ins>
      <w:commentRangeEnd w:id="60"/>
      <w:ins w:id="63" w:author="Ochoa, Ron" w:date="2021-03-16T16:43:00Z">
        <w:r w:rsidR="004455E7">
          <w:rPr>
            <w:rStyle w:val="CommentReference"/>
            <w:rFonts w:asciiTheme="minorHAnsi" w:hAnsiTheme="minorHAnsi"/>
          </w:rPr>
          <w:commentReference w:id="60"/>
        </w:r>
      </w:ins>
      <w:del w:id="64" w:author="Ochoa, Ron" w:date="2021-03-16T16:41:00Z">
        <w:r w:rsidDel="004455E7">
          <w:delText xml:space="preserve"> </w:delText>
        </w:r>
      </w:del>
      <w:del w:id="65" w:author="Ochoa, Ron" w:date="2021-03-16T16:43:00Z">
        <w:r w:rsidDel="004455E7">
          <w:delText>the fungal species was not determined</w:delText>
        </w:r>
      </w:del>
      <w:r>
        <w:t>.</w:t>
      </w:r>
      <w:ins w:id="66" w:author="Ochoa, Ron" w:date="2021-03-16T16:50:00Z">
        <w:r w:rsidR="002A7C13">
          <w:t xml:space="preserve"> The use of an integrated pest management program </w:t>
        </w:r>
      </w:ins>
      <w:ins w:id="67" w:author="Ochoa, Ron" w:date="2021-03-16T16:51:00Z">
        <w:r w:rsidR="002A7C13">
          <w:t>may</w:t>
        </w:r>
      </w:ins>
      <w:ins w:id="68" w:author="Ochoa, Ron" w:date="2021-03-16T16:50:00Z">
        <w:r w:rsidR="002A7C13">
          <w:t>be a priority on the spread of this mite/virus association.</w:t>
        </w:r>
      </w:ins>
    </w:p>
    <w:p w14:paraId="16B17963" w14:textId="77777777" w:rsidR="004F205A" w:rsidRDefault="00A667EB">
      <w:pPr>
        <w:pStyle w:val="Heading3"/>
      </w:pPr>
      <w:bookmarkStart w:id="69" w:name="conclusion"/>
      <w:bookmarkEnd w:id="37"/>
      <w:r>
        <w:t>Conclusion</w:t>
      </w:r>
    </w:p>
    <w:p w14:paraId="16B17964" w14:textId="24ED1582" w:rsidR="004F205A" w:rsidRDefault="00A667EB">
      <w:pPr>
        <w:pStyle w:val="FirstParagraph"/>
      </w:pPr>
      <w:r>
        <w:t xml:space="preserve">Detecting OFV in Florida represents a concern for </w:t>
      </w:r>
      <w:bookmarkStart w:id="70" w:name="_Hlk66795956"/>
      <w:r w:rsidR="00CF65DC">
        <w:t>horticulturists</w:t>
      </w:r>
      <w:bookmarkEnd w:id="70"/>
      <w:r>
        <w:t xml:space="preserve"> who grow susceptible plants of economic importance, including orchids, </w:t>
      </w:r>
      <w:r>
        <w:rPr>
          <w:i/>
          <w:iCs/>
        </w:rPr>
        <w:t>Liriope</w:t>
      </w:r>
      <w:r>
        <w:t xml:space="preserve">, </w:t>
      </w:r>
      <w:r>
        <w:rPr>
          <w:i/>
          <w:iCs/>
        </w:rPr>
        <w:t>Ophiopogon</w:t>
      </w:r>
      <w:r>
        <w:t xml:space="preserve">, or other </w:t>
      </w:r>
      <w:r>
        <w:lastRenderedPageBreak/>
        <w:t xml:space="preserve">susceptible </w:t>
      </w:r>
      <w:proofErr w:type="spellStart"/>
      <w:r w:rsidR="00636F59">
        <w:t>Asparagaceae</w:t>
      </w:r>
      <w:proofErr w:type="spellEnd"/>
      <w:r>
        <w:t xml:space="preserve"> spp. which are commonly used in landscaping. Florida is also home to a plethora of native and naturalized orchid species, many of which are 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w:t>
      </w:r>
      <w:proofErr w:type="gramStart"/>
      <w:r>
        <w:t>three mite</w:t>
      </w:r>
      <w:proofErr w:type="gramEnd"/>
      <w:r>
        <w:t xml:space="preserve"> species/complexes are present in Florida (Childers et al. 2003, Akyazi et al. 2017) (Fig. 4); therefore, it is critical to </w:t>
      </w:r>
      <w:r w:rsidR="00751E3A">
        <w:t xml:space="preserve">identify the </w:t>
      </w:r>
      <w:r w:rsidR="003B138D">
        <w:t>ve</w:t>
      </w:r>
      <w:r w:rsidR="00755B7D">
        <w:t>c</w:t>
      </w:r>
      <w:r w:rsidR="003B138D">
        <w:t xml:space="preserve">tor of OFVs in Florida </w:t>
      </w:r>
      <w:r w:rsidR="0038195A">
        <w:t xml:space="preserve">and </w:t>
      </w:r>
      <w:r>
        <w:t xml:space="preserve">monitor </w:t>
      </w:r>
      <w:r w:rsidR="0038195A">
        <w:t xml:space="preserve">its </w:t>
      </w:r>
      <w:r>
        <w:t xml:space="preserve">spread to determine </w:t>
      </w:r>
      <w:ins w:id="71" w:author="Ochoa, Ron" w:date="2021-03-16T17:17:00Z">
        <w:r w:rsidR="007F68E4">
          <w:t>the</w:t>
        </w:r>
      </w:ins>
      <w:del w:id="72" w:author="Ochoa, Ron" w:date="2021-03-16T17:17:00Z">
        <w:r w:rsidDel="007F68E4">
          <w:delText>what</w:delText>
        </w:r>
      </w:del>
      <w:r>
        <w:t xml:space="preserve"> risk this virus represents for </w:t>
      </w:r>
      <w:ins w:id="73" w:author="Ochoa, Ron" w:date="2021-03-16T17:18:00Z">
        <w:r w:rsidR="007F68E4">
          <w:t>the</w:t>
        </w:r>
        <w:r w:rsidR="007F68E4">
          <w:t xml:space="preserve"> native plants, agriculture and the ornamental/landscaping industries</w:t>
        </w:r>
        <w:r w:rsidR="007F68E4">
          <w:t xml:space="preserve"> of </w:t>
        </w:r>
      </w:ins>
      <w:del w:id="74" w:author="Ochoa, Ron" w:date="2021-03-16T17:18:00Z">
        <w:r w:rsidDel="007F68E4">
          <w:delText xml:space="preserve">plants in </w:delText>
        </w:r>
      </w:del>
      <w:r>
        <w:t>Florida and the surrounding regions.</w:t>
      </w:r>
      <w:bookmarkStart w:id="75" w:name="_GoBack"/>
      <w:bookmarkEnd w:id="75"/>
    </w:p>
    <w:p w14:paraId="16B17965" w14:textId="77777777" w:rsidR="004F205A" w:rsidRDefault="00A667EB">
      <w:pPr>
        <w:pStyle w:val="Heading3"/>
      </w:pPr>
      <w:bookmarkStart w:id="76" w:name="acknowledgements"/>
      <w:bookmarkEnd w:id="69"/>
      <w:r>
        <w:t>Acknowledgements</w:t>
      </w:r>
    </w:p>
    <w:p w14:paraId="16B17966" w14:textId="625FF237" w:rsidR="004F205A" w:rsidRDefault="00A667EB">
      <w:pPr>
        <w:pStyle w:val="FirstParagraph"/>
      </w:pPr>
      <w:r>
        <w:t>We would like to give a special thanks to the Tallahassee Museum for their patience, cooperation and support with collecting plant samples. We also want to thank Dr</w:t>
      </w:r>
      <w:ins w:id="77" w:author="Ochoa, Ron" w:date="2021-03-16T16:15:00Z">
        <w:r w:rsidR="00E515FA">
          <w:t>s</w:t>
        </w:r>
      </w:ins>
      <w:r>
        <w:t>. Sam Bolton</w:t>
      </w:r>
      <w:ins w:id="78" w:author="Ochoa, Ron" w:date="2021-03-16T16:15:00Z">
        <w:r w:rsidR="00E515FA">
          <w:t>, FDACS and Aline Tassi, Univ. of Sao Paulo, Brazil</w:t>
        </w:r>
      </w:ins>
      <w:r>
        <w:t xml:space="preserve"> for checking the mites we have sent</w:t>
      </w:r>
      <w:del w:id="79" w:author="Ochoa, Ron" w:date="2021-03-16T16:16:00Z">
        <w:r w:rsidDel="00E515FA">
          <w:delText xml:space="preserve"> to FDACS</w:delText>
        </w:r>
      </w:del>
      <w:r>
        <w:t xml:space="preserve"> for species validation. We are especially indebted to the late Dr. Gary Bauchan for permitting us to use these beautiful LT-SEM images, he will be </w:t>
      </w:r>
      <w:r>
        <w:lastRenderedPageBreak/>
        <w:t>greatly missed. This research was partly funded by the USDA National Institute of Food and Agriculture, Hatch project FLA-NFC-005607.</w:t>
      </w:r>
      <w:ins w:id="80" w:author="Ochoa, Ron" w:date="2021-03-16T16:17:00Z">
        <w:r w:rsidR="00E515FA">
          <w:t xml:space="preserve"> </w:t>
        </w:r>
      </w:ins>
      <w:ins w:id="81" w:author="Ochoa, Ron" w:date="2021-03-16T16:18:00Z">
        <w:r w:rsidR="00E515FA" w:rsidRPr="00655E34">
          <w:rPr>
            <w:rFonts w:ascii="Times New Roman" w:hAnsi="Times New Roman" w:cs="Times New Roman"/>
          </w:rPr>
          <w:t xml:space="preserve">Mention of trade names or commercial products in this publication is solely </w:t>
        </w:r>
        <w:proofErr w:type="gramStart"/>
        <w:r w:rsidR="00E515FA" w:rsidRPr="00655E34">
          <w:rPr>
            <w:rFonts w:ascii="Times New Roman" w:hAnsi="Times New Roman" w:cs="Times New Roman"/>
          </w:rPr>
          <w:t>for the purpose of</w:t>
        </w:r>
        <w:proofErr w:type="gramEnd"/>
        <w:r w:rsidR="00E515FA" w:rsidRPr="00655E34">
          <w:rPr>
            <w:rFonts w:ascii="Times New Roman" w:hAnsi="Times New Roman" w:cs="Times New Roman"/>
          </w:rPr>
          <w:t xml:space="preserve"> providing specific information and does not imply recommendation or endorsement by the USDA; USDA is an equal opportunity provider and employer.</w:t>
        </w:r>
      </w:ins>
    </w:p>
    <w:p w14:paraId="16B17967" w14:textId="77777777" w:rsidR="004F205A" w:rsidRDefault="00A667EB">
      <w:pPr>
        <w:pStyle w:val="Heading3"/>
      </w:pPr>
      <w:bookmarkStart w:id="82" w:name="references"/>
      <w:bookmarkEnd w:id="76"/>
      <w:r>
        <w:t>References</w:t>
      </w:r>
    </w:p>
    <w:p w14:paraId="16B17968" w14:textId="77777777" w:rsidR="004F205A" w:rsidRPr="0048301C" w:rsidRDefault="00A667EB">
      <w:pPr>
        <w:pStyle w:val="Bibliography"/>
        <w:rPr>
          <w:lang w:val="es-CO"/>
        </w:rPr>
      </w:pPr>
      <w:bookmarkStart w:id="83" w:name="ref-Akyazi2017"/>
      <w:bookmarkStart w:id="84"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8301C">
        <w:rPr>
          <w:lang w:val="es-CO"/>
        </w:rPr>
        <w:t>Florida Entomologist. 100: 731–739.</w:t>
      </w:r>
    </w:p>
    <w:p w14:paraId="16B17969" w14:textId="77777777" w:rsidR="004F205A" w:rsidRPr="0048301C" w:rsidRDefault="00A667EB">
      <w:pPr>
        <w:pStyle w:val="Bibliography"/>
        <w:rPr>
          <w:lang w:val="es-CO"/>
        </w:rPr>
      </w:pPr>
      <w:bookmarkStart w:id="85" w:name="ref-Alves2000"/>
      <w:bookmarkEnd w:id="83"/>
      <w:r w:rsidRPr="0048301C">
        <w:rPr>
          <w:b/>
          <w:lang w:val="es-CO"/>
        </w:rPr>
        <w:t>Alves, E. B., C. Omoto, and C. R. Franco</w:t>
      </w:r>
      <w:r w:rsidRPr="0048301C">
        <w:rPr>
          <w:lang w:val="es-CO"/>
        </w:rPr>
        <w:t xml:space="preserve">. </w:t>
      </w:r>
      <w:r w:rsidRPr="0048301C">
        <w:rPr>
          <w:b/>
          <w:lang w:val="es-CO"/>
        </w:rPr>
        <w:t>2000</w:t>
      </w:r>
      <w:r w:rsidRPr="0048301C">
        <w:rPr>
          <w:lang w:val="es-CO"/>
        </w:rPr>
        <w:t xml:space="preserve">. 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14:paraId="16B1796A" w14:textId="77777777" w:rsidR="004F205A" w:rsidRDefault="00A667EB">
      <w:pPr>
        <w:pStyle w:val="Bibliography"/>
      </w:pPr>
      <w:bookmarkStart w:id="86" w:name="ref-Amarasinghe2019"/>
      <w:bookmarkEnd w:id="85"/>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14:paraId="16B1796B" w14:textId="77777777" w:rsidR="004F205A" w:rsidRDefault="00A667EB">
      <w:pPr>
        <w:pStyle w:val="Bibliography"/>
      </w:pPr>
      <w:bookmarkStart w:id="87" w:name="ref-Argolo2020"/>
      <w:bookmarkEnd w:id="86"/>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6B1796C" w14:textId="77777777" w:rsidR="004F205A" w:rsidRDefault="00A667EB">
      <w:pPr>
        <w:pStyle w:val="Bibliography"/>
      </w:pPr>
      <w:bookmarkStart w:id="88" w:name="ref-Baker1987"/>
      <w:bookmarkEnd w:id="87"/>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6B1796D" w14:textId="046EF74A" w:rsidR="004F205A" w:rsidRDefault="00A667EB">
      <w:pPr>
        <w:pStyle w:val="Bibliography"/>
        <w:rPr>
          <w:ins w:id="89" w:author="Ochoa, Ron" w:date="2021-03-16T16:19:00Z"/>
        </w:rPr>
      </w:pPr>
      <w:bookmarkStart w:id="90" w:name="ref-Beard2012"/>
      <w:bookmarkEnd w:id="88"/>
      <w:r>
        <w:rPr>
          <w:b/>
          <w:bCs/>
        </w:rPr>
        <w:t>Beard, J. J., R. Ochoa, R. Bauchan G., D. Trice M., J. Redford A., W. Walters T., and C. Mitter</w:t>
      </w:r>
      <w:r>
        <w:t xml:space="preserve">. </w:t>
      </w:r>
      <w:r>
        <w:rPr>
          <w:b/>
          <w:bCs/>
        </w:rPr>
        <w:t>2012</w:t>
      </w:r>
      <w:r>
        <w:t>. Flat mites of the world edition 2. (</w:t>
      </w:r>
      <w:hyperlink r:id="rId9">
        <w:r>
          <w:rPr>
            <w:rStyle w:val="Hyperlink"/>
          </w:rPr>
          <w:t>http://idtools.org/id/mites/flatmites/</w:t>
        </w:r>
      </w:hyperlink>
      <w:r>
        <w:t>).</w:t>
      </w:r>
    </w:p>
    <w:p w14:paraId="301173AD" w14:textId="628BF941" w:rsidR="00E515FA" w:rsidRDefault="00E515FA">
      <w:pPr>
        <w:pStyle w:val="Bibliography"/>
        <w:rPr>
          <w:ins w:id="91" w:author="Ochoa, Ron" w:date="2021-03-16T16:19:00Z"/>
        </w:rPr>
      </w:pPr>
    </w:p>
    <w:p w14:paraId="641BD41D" w14:textId="77777777" w:rsidR="00E515FA" w:rsidRPr="00E367FE" w:rsidRDefault="00E515FA" w:rsidP="00E515FA">
      <w:pPr>
        <w:pStyle w:val="NormalWeb"/>
        <w:shd w:val="clear" w:color="auto" w:fill="FFFFFF"/>
        <w:spacing w:before="0" w:beforeAutospacing="0" w:after="0" w:afterAutospacing="0"/>
        <w:jc w:val="both"/>
        <w:rPr>
          <w:ins w:id="92" w:author="Ochoa, Ron" w:date="2021-03-16T16:19:00Z"/>
          <w:rFonts w:eastAsiaTheme="minorHAnsi"/>
        </w:rPr>
      </w:pPr>
      <w:ins w:id="93" w:author="Ochoa, Ron" w:date="2021-03-16T16:19:00Z">
        <w:r w:rsidRPr="00E367FE">
          <w:rPr>
            <w:rFonts w:eastAsiaTheme="minorHAnsi"/>
          </w:rPr>
          <w:lastRenderedPageBreak/>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r w:rsidRPr="00370DF2">
          <w:rPr>
            <w:rFonts w:eastAsiaTheme="minorHAnsi"/>
            <w:i/>
            <w:iCs/>
          </w:rPr>
          <w:t>Brevipalpus phoenicis</w:t>
        </w:r>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species complex (Acari: Tenuipalpidae) – a closer look. Zootaxa. 3944</w:t>
        </w:r>
        <w:proofErr w:type="gramStart"/>
        <w:r w:rsidRPr="00E367FE">
          <w:rPr>
            <w:rFonts w:eastAsiaTheme="minorHAnsi"/>
          </w:rPr>
          <w:t>,1</w:t>
        </w:r>
        <w:proofErr w:type="gramEnd"/>
        <w:r w:rsidRPr="00E367FE">
          <w:rPr>
            <w:rFonts w:eastAsiaTheme="minorHAnsi"/>
          </w:rPr>
          <w:t xml:space="preserve">–67. </w:t>
        </w:r>
        <w:r w:rsidRPr="00E367FE">
          <w:rPr>
            <w:rFonts w:eastAsiaTheme="minorHAnsi"/>
            <w:u w:val="single"/>
          </w:rPr>
          <w:t>doi:10.11646/zootaxa.3944.1.1</w:t>
        </w:r>
      </w:ins>
    </w:p>
    <w:p w14:paraId="2EE60C4E" w14:textId="77777777" w:rsidR="00E515FA" w:rsidRDefault="00E515FA">
      <w:pPr>
        <w:pStyle w:val="Bibliography"/>
      </w:pPr>
    </w:p>
    <w:p w14:paraId="16B1796E" w14:textId="77777777" w:rsidR="004F205A" w:rsidRDefault="00A667EB">
      <w:pPr>
        <w:pStyle w:val="Bibliography"/>
      </w:pPr>
      <w:bookmarkStart w:id="94" w:name="ref-Begtrup1972"/>
      <w:bookmarkEnd w:id="90"/>
      <w:r>
        <w:rPr>
          <w:b/>
          <w:bCs/>
        </w:rPr>
        <w:t>Begtrup,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95" w:name="ref-BeltranBeltran2020"/>
      <w:bookmarkEnd w:id="94"/>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6B17970" w14:textId="77777777" w:rsidR="004F205A" w:rsidRDefault="00A667EB">
      <w:pPr>
        <w:pStyle w:val="Bibliography"/>
      </w:pPr>
      <w:bookmarkStart w:id="96" w:name="ref-Blanchfield2001"/>
      <w:bookmarkEnd w:id="95"/>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97" w:name="ref-Bratsch2015"/>
      <w:bookmarkEnd w:id="96"/>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98" w:name="ref-Broussard2007"/>
      <w:bookmarkEnd w:id="97"/>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99" w:name="ref-Campos2002"/>
      <w:bookmarkEnd w:id="98"/>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100" w:name="ref-Chambers2019"/>
      <w:bookmarkEnd w:id="99"/>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101" w:name="ref-Chang1991"/>
      <w:bookmarkEnd w:id="100"/>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16B17976" w14:textId="77777777" w:rsidR="004F205A" w:rsidRDefault="00A667EB">
      <w:pPr>
        <w:pStyle w:val="Bibliography"/>
      </w:pPr>
      <w:bookmarkStart w:id="102" w:name="ref-Chang1976"/>
      <w:bookmarkEnd w:id="101"/>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103" w:name="ref-Chase2009"/>
      <w:bookmarkEnd w:id="102"/>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6B17978" w14:textId="77777777" w:rsidR="004F205A" w:rsidRDefault="00A667EB">
      <w:pPr>
        <w:pStyle w:val="Bibliography"/>
      </w:pPr>
      <w:bookmarkStart w:id="104" w:name="ref-Chen2006"/>
      <w:bookmarkEnd w:id="103"/>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6B17979" w14:textId="77777777" w:rsidR="004F205A" w:rsidRDefault="00A667EB">
      <w:pPr>
        <w:pStyle w:val="Bibliography"/>
      </w:pPr>
      <w:bookmarkStart w:id="105" w:name="ref-Childers2011"/>
      <w:bookmarkEnd w:id="104"/>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6B1797A" w14:textId="77777777" w:rsidR="004F205A" w:rsidRDefault="00A667EB">
      <w:pPr>
        <w:pStyle w:val="Bibliography"/>
      </w:pPr>
      <w:bookmarkStart w:id="106" w:name="ref-Childers2003a"/>
      <w:bookmarkEnd w:id="105"/>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w:t>
      </w:r>
      <w:r>
        <w:lastRenderedPageBreak/>
        <w:t>involvement in the spread of viral diseases vectored by these mites. Experimental and Applied Acarology. 30: 29–105.</w:t>
      </w:r>
    </w:p>
    <w:p w14:paraId="16B1797B" w14:textId="77777777" w:rsidR="004F205A" w:rsidRPr="00A667EB" w:rsidRDefault="00A667EB">
      <w:pPr>
        <w:pStyle w:val="Bibliography"/>
      </w:pPr>
      <w:bookmarkStart w:id="107" w:name="ref-Cook2019"/>
      <w:bookmarkEnd w:id="106"/>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108" w:name="ref-Dietzgen2018a"/>
      <w:bookmarkEnd w:id="107"/>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109" w:name="ref-Dietzgen2014"/>
      <w:bookmarkEnd w:id="108"/>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6B1797E" w14:textId="77777777" w:rsidR="004F205A" w:rsidRDefault="00A667EB">
      <w:pPr>
        <w:pStyle w:val="Bibliography"/>
      </w:pPr>
      <w:bookmarkStart w:id="110" w:name="ref-Dietzgen2018b"/>
      <w:bookmarkEnd w:id="109"/>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111" w:name="ref-Doi1977"/>
      <w:bookmarkEnd w:id="110"/>
      <w:r>
        <w:rPr>
          <w:b/>
          <w:bCs/>
        </w:rPr>
        <w:t>Doi, Y., M. U. Chang, and K. Yora</w:t>
      </w:r>
      <w:r>
        <w:t xml:space="preserve">. </w:t>
      </w:r>
      <w:r>
        <w:rPr>
          <w:b/>
          <w:bCs/>
        </w:rPr>
        <w:t>1977</w:t>
      </w:r>
      <w:r>
        <w:t>. Orchid fleck virus. CMI/AAB descriptions of plant viruses.</w:t>
      </w:r>
    </w:p>
    <w:p w14:paraId="16B17980" w14:textId="77777777" w:rsidR="004F205A" w:rsidRDefault="00A667EB">
      <w:pPr>
        <w:pStyle w:val="Bibliography"/>
      </w:pPr>
      <w:bookmarkStart w:id="112" w:name="ref-Fantz2008a"/>
      <w:bookmarkEnd w:id="111"/>
      <w:r>
        <w:rPr>
          <w:b/>
          <w:bCs/>
        </w:rPr>
        <w:t>Fantz, P. R.</w:t>
      </w:r>
      <w:r>
        <w:t xml:space="preserve"> </w:t>
      </w:r>
      <w:r>
        <w:rPr>
          <w:b/>
          <w:bCs/>
        </w:rPr>
        <w:t>2008a</w:t>
      </w:r>
      <w:r>
        <w:t>. Macrophytography of cultivated liriopogons and genera delineation. HortTechnology. 18: 334–342.</w:t>
      </w:r>
    </w:p>
    <w:p w14:paraId="16B17981" w14:textId="77777777" w:rsidR="004F205A" w:rsidRDefault="00A667EB">
      <w:pPr>
        <w:pStyle w:val="Bibliography"/>
      </w:pPr>
      <w:bookmarkStart w:id="113" w:name="ref-Fantz2008b"/>
      <w:bookmarkEnd w:id="112"/>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16B17982" w14:textId="77777777" w:rsidR="004F205A" w:rsidRDefault="00A667EB">
      <w:pPr>
        <w:pStyle w:val="Bibliography"/>
      </w:pPr>
      <w:bookmarkStart w:id="114" w:name="ref-Fantz2009"/>
      <w:bookmarkEnd w:id="113"/>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6B17983" w14:textId="77777777" w:rsidR="004F205A" w:rsidRDefault="00A667EB">
      <w:pPr>
        <w:pStyle w:val="Bibliography"/>
      </w:pPr>
      <w:bookmarkStart w:id="115" w:name="ref-Fantz2015"/>
      <w:bookmarkEnd w:id="114"/>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16B17984" w14:textId="77777777" w:rsidR="004F205A" w:rsidRPr="0048301C" w:rsidRDefault="00A667EB">
      <w:pPr>
        <w:pStyle w:val="Bibliography"/>
        <w:rPr>
          <w:lang w:val="es-CO"/>
        </w:rPr>
      </w:pPr>
      <w:bookmarkStart w:id="116" w:name="ref-FreitasAstua2002"/>
      <w:bookmarkEnd w:id="115"/>
      <w:r>
        <w:rPr>
          <w:b/>
          <w:bCs/>
        </w:rPr>
        <w:t>Freitas-Astúa, J., L. Moreira, C. Rivera, C. M. Rodrı́guez, and E. W. Kitajima</w:t>
      </w:r>
      <w:r>
        <w:t xml:space="preserve">. </w:t>
      </w:r>
      <w:r>
        <w:rPr>
          <w:b/>
          <w:bCs/>
        </w:rPr>
        <w:t>2002</w:t>
      </w:r>
      <w:r>
        <w:t xml:space="preserve">. First report of orchid fleck virus in Costa Rica. </w:t>
      </w:r>
      <w:r w:rsidRPr="0048301C">
        <w:rPr>
          <w:lang w:val="es-CO"/>
        </w:rPr>
        <w:t>Plant Disease. 86: 1402–1402.</w:t>
      </w:r>
    </w:p>
    <w:p w14:paraId="16B17985" w14:textId="77777777" w:rsidR="004F205A" w:rsidRDefault="00A667EB">
      <w:pPr>
        <w:pStyle w:val="Bibliography"/>
      </w:pPr>
      <w:bookmarkStart w:id="117" w:name="ref-GarciaEscamilla2018"/>
      <w:bookmarkEnd w:id="116"/>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6B17986" w14:textId="77777777" w:rsidR="004F205A" w:rsidRDefault="00A667EB">
      <w:pPr>
        <w:pStyle w:val="Bibliography"/>
      </w:pPr>
      <w:bookmarkStart w:id="118" w:name="ref-Gibbs2000"/>
      <w:bookmarkEnd w:id="117"/>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Default="00A667EB">
      <w:pPr>
        <w:pStyle w:val="Bibliography"/>
      </w:pPr>
      <w:bookmarkStart w:id="119" w:name="ref-Kitajima1974"/>
      <w:bookmarkEnd w:id="118"/>
      <w:r>
        <w:rPr>
          <w:b/>
          <w:bCs/>
        </w:rPr>
        <w:lastRenderedPageBreak/>
        <w:t>Kitajima, E. W., A. Blumenschein, and A. S. Costa</w:t>
      </w:r>
      <w:r>
        <w:t xml:space="preserve">. </w:t>
      </w:r>
      <w:r>
        <w:rPr>
          <w:b/>
          <w:bCs/>
        </w:rPr>
        <w:t>1974</w:t>
      </w:r>
      <w:r>
        <w:t>. Rodlike particles associated with ringspot symptoms in several orchid species in Brazil. Journal of Phytopathology. 81: 280–286.</w:t>
      </w:r>
    </w:p>
    <w:p w14:paraId="16B17988" w14:textId="77777777" w:rsidR="004F205A" w:rsidRPr="00A667EB" w:rsidRDefault="00A667EB">
      <w:pPr>
        <w:pStyle w:val="Bibliography"/>
      </w:pPr>
      <w:bookmarkStart w:id="120" w:name="ref-Kitajima2011a"/>
      <w:bookmarkEnd w:id="119"/>
      <w:r>
        <w:rPr>
          <w:b/>
          <w:bCs/>
        </w:rPr>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r w:rsidRPr="00A667EB">
        <w:t>16.</w:t>
      </w:r>
    </w:p>
    <w:p w14:paraId="16B17989" w14:textId="77777777" w:rsidR="004F205A" w:rsidRDefault="00A667EB">
      <w:pPr>
        <w:pStyle w:val="Bibliography"/>
      </w:pPr>
      <w:bookmarkStart w:id="121" w:name="ref-Kitajima2001"/>
      <w:bookmarkEnd w:id="120"/>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122" w:name="ref-Kitajima2010"/>
      <w:bookmarkEnd w:id="121"/>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6B1798B" w14:textId="77777777" w:rsidR="004F205A" w:rsidRDefault="00A667EB">
      <w:pPr>
        <w:pStyle w:val="Bibliography"/>
      </w:pPr>
      <w:bookmarkStart w:id="123" w:name="ref-Knorr1968"/>
      <w:bookmarkEnd w:id="122"/>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24" w:name="ref-Ko1985"/>
      <w:bookmarkEnd w:id="123"/>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14:paraId="16B1798D" w14:textId="77777777" w:rsidR="004F205A" w:rsidRDefault="00A667EB">
      <w:pPr>
        <w:pStyle w:val="Bibliography"/>
      </w:pPr>
      <w:bookmarkStart w:id="125" w:name="ref-Kondo2006"/>
      <w:bookmarkEnd w:id="124"/>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26" w:name="ref-Kondo2003"/>
      <w:bookmarkEnd w:id="125"/>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6B1798F" w14:textId="77777777" w:rsidR="004F205A" w:rsidRDefault="00A667EB">
      <w:pPr>
        <w:pStyle w:val="Bibliography"/>
      </w:pPr>
      <w:bookmarkStart w:id="127" w:name="ref-Kondo2014"/>
      <w:bookmarkEnd w:id="126"/>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16B17990" w14:textId="77777777" w:rsidR="004F205A" w:rsidRDefault="00A667EB">
      <w:pPr>
        <w:pStyle w:val="Bibliography"/>
      </w:pPr>
      <w:bookmarkStart w:id="128" w:name="ref-Kubo2009b"/>
      <w:bookmarkEnd w:id="127"/>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6B17991" w14:textId="77777777" w:rsidR="004F205A" w:rsidRDefault="00A667EB">
      <w:pPr>
        <w:pStyle w:val="Bibliography"/>
      </w:pPr>
      <w:bookmarkStart w:id="129" w:name="ref-Lattier2014"/>
      <w:bookmarkEnd w:id="128"/>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16B17992" w14:textId="77777777" w:rsidR="004F205A" w:rsidRDefault="00A667EB">
      <w:pPr>
        <w:pStyle w:val="Bibliography"/>
      </w:pPr>
      <w:bookmarkStart w:id="130" w:name="ref-Leeuwen2015"/>
      <w:bookmarkEnd w:id="129"/>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31" w:name="ref-Leon2010"/>
      <w:bookmarkEnd w:id="130"/>
      <w:r>
        <w:rPr>
          <w:b/>
          <w:bCs/>
        </w:rPr>
        <w:t>León, G. P.-P. de, and S. A. Nadler</w:t>
      </w:r>
      <w: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132" w:name="ref-Lesemann1971"/>
      <w:bookmarkEnd w:id="131"/>
      <w:r>
        <w:rPr>
          <w:b/>
          <w:bCs/>
        </w:rPr>
        <w:lastRenderedPageBreak/>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16B17995" w14:textId="77777777" w:rsidR="004F205A" w:rsidRDefault="00A667EB">
      <w:pPr>
        <w:pStyle w:val="Bibliography"/>
      </w:pPr>
      <w:bookmarkStart w:id="133" w:name="ref-Lesemann1975"/>
      <w:bookmarkEnd w:id="132"/>
      <w:r>
        <w:rPr>
          <w:b/>
          <w:bCs/>
        </w:rPr>
        <w:t>Lesemann, D., and S. Doraiswamy</w:t>
      </w:r>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34" w:name="ref-Maeda1998"/>
      <w:bookmarkEnd w:id="133"/>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6B17997" w14:textId="77777777" w:rsidR="004F205A" w:rsidRDefault="00A667EB">
      <w:pPr>
        <w:pStyle w:val="Bibliography"/>
      </w:pPr>
      <w:bookmarkStart w:id="135" w:name="ref-Magalhaes2005"/>
      <w:bookmarkEnd w:id="134"/>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6B17998" w14:textId="77777777" w:rsidR="004F205A" w:rsidRDefault="00A667EB">
      <w:pPr>
        <w:pStyle w:val="Bibliography"/>
      </w:pPr>
      <w:bookmarkStart w:id="136" w:name="ref-Masiero2020"/>
      <w:bookmarkEnd w:id="135"/>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37" w:name="ref-Mcharo2003"/>
      <w:bookmarkEnd w:id="136"/>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138" w:name="ref-Mei2016"/>
      <w:bookmarkEnd w:id="137"/>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39" w:name="ref-Messing2017"/>
      <w:bookmarkEnd w:id="138"/>
      <w:r>
        <w:rPr>
          <w:b/>
          <w:bCs/>
        </w:rPr>
        <w:t>Messing, R., and J. Brodeur</w:t>
      </w:r>
      <w:r>
        <w:t xml:space="preserve">. </w:t>
      </w:r>
      <w:r>
        <w:rPr>
          <w:b/>
          <w:bCs/>
        </w:rPr>
        <w:t>2017</w:t>
      </w:r>
      <w:r>
        <w:t>. Current challenges to the implementation of classical biological control. BioControl. 63: 1–9.</w:t>
      </w:r>
    </w:p>
    <w:p w14:paraId="16B1799C" w14:textId="77777777" w:rsidR="004F205A" w:rsidRDefault="00A667EB">
      <w:pPr>
        <w:pStyle w:val="Bibliography"/>
      </w:pPr>
      <w:bookmarkStart w:id="140" w:name="ref-Nesom2010"/>
      <w:bookmarkEnd w:id="139"/>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16B1799D" w14:textId="77777777" w:rsidR="004F205A" w:rsidRPr="0048301C" w:rsidRDefault="00A667EB">
      <w:pPr>
        <w:pStyle w:val="Bibliography"/>
        <w:rPr>
          <w:lang w:val="es-CO"/>
        </w:rPr>
      </w:pPr>
      <w:bookmarkStart w:id="141" w:name="ref-Omoto2000"/>
      <w:bookmarkEnd w:id="140"/>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14:paraId="16B1799E" w14:textId="77777777" w:rsidR="004F205A" w:rsidRDefault="00A667EB">
      <w:pPr>
        <w:pStyle w:val="Bibliography"/>
      </w:pPr>
      <w:bookmarkStart w:id="142" w:name="ref-Pearson1993"/>
      <w:bookmarkEnd w:id="141"/>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43" w:name="ref-Peng2017"/>
      <w:bookmarkEnd w:id="142"/>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16B179A0" w14:textId="77777777" w:rsidR="004F205A" w:rsidRDefault="00A667EB">
      <w:pPr>
        <w:pStyle w:val="Bibliography"/>
      </w:pPr>
      <w:bookmarkStart w:id="144" w:name="ref-Peng2013"/>
      <w:bookmarkEnd w:id="143"/>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45" w:name="ref-Petzold1971"/>
      <w:bookmarkEnd w:id="144"/>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16B179A2" w14:textId="77777777" w:rsidR="004F205A" w:rsidRDefault="00A667EB">
      <w:pPr>
        <w:pStyle w:val="Bibliography"/>
      </w:pPr>
      <w:bookmarkStart w:id="146" w:name="ref-RamosGonzalez2015"/>
      <w:bookmarkEnd w:id="145"/>
      <w:r>
        <w:rPr>
          <w:b/>
          <w:bCs/>
        </w:rPr>
        <w:t>Ramos-González, P. L., H. Sarubbi-Orue, L. Gonzales-Segnana, C. Chabi-Jesus, J. Freitas-Astúa, and E. W. Kitajima</w:t>
      </w:r>
      <w:r>
        <w:t xml:space="preserve">. </w:t>
      </w:r>
      <w:r>
        <w:rPr>
          <w:b/>
          <w:bCs/>
        </w:rPr>
        <w:t>2015</w:t>
      </w:r>
      <w:r>
        <w:t xml:space="preserve">. Orchid fleck virus infecting orchids in Paraguay: </w:t>
      </w:r>
      <w:r>
        <w:lastRenderedPageBreak/>
        <w:t>First report and use of degenerate primers for its detection. Journal of Phytopathology. 164: 342–347.</w:t>
      </w:r>
    </w:p>
    <w:p w14:paraId="16B179A3" w14:textId="77777777" w:rsidR="004F205A" w:rsidRDefault="00A667EB">
      <w:pPr>
        <w:pStyle w:val="Bibliography"/>
      </w:pPr>
      <w:bookmarkStart w:id="147" w:name="ref-Rodrigues2000a"/>
      <w:bookmarkEnd w:id="146"/>
      <w:r>
        <w:rPr>
          <w:b/>
          <w:bCs/>
        </w:rPr>
        <w:t>Rodrigues, J. C. V., and M. A. Machado</w:t>
      </w:r>
      <w:r>
        <w:t xml:space="preserve">. </w:t>
      </w:r>
      <w:r>
        <w:rPr>
          <w:b/>
          <w:bCs/>
        </w:rPr>
        <w:t>2000</w:t>
      </w:r>
      <w:r>
        <w:t>. Virus-</w:t>
      </w:r>
      <w:r>
        <w:rPr>
          <w:i/>
          <w:iCs/>
        </w:rPr>
        <w:t>Brevipalpus</w:t>
      </w:r>
      <w:r>
        <w:t>-plant relationships on citrus leprosis pathosystems. Proc. Int. Soc. Citriculture Congr. 3–7.</w:t>
      </w:r>
    </w:p>
    <w:p w14:paraId="16B179A4" w14:textId="77777777" w:rsidR="004F205A" w:rsidRDefault="00A667EB">
      <w:pPr>
        <w:pStyle w:val="Bibliography"/>
      </w:pPr>
      <w:bookmarkStart w:id="148" w:name="ref-Roy2015a"/>
      <w:bookmarkEnd w:id="147"/>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49" w:name="ref-Roy2020"/>
      <w:bookmarkEnd w:id="148"/>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50" w:name="ref-Roy2013a"/>
      <w:bookmarkEnd w:id="149"/>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51" w:name="ref-Sauvetre2018"/>
      <w:bookmarkEnd w:id="150"/>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16B179A8" w14:textId="77777777" w:rsidR="004F205A" w:rsidRDefault="00A667EB">
      <w:pPr>
        <w:pStyle w:val="Bibliography"/>
      </w:pPr>
      <w:bookmarkStart w:id="152" w:name="ref-Skoracka2015"/>
      <w:bookmarkEnd w:id="151"/>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53" w:name="ref-Suckling2013"/>
      <w:bookmarkEnd w:id="152"/>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54" w:name="ref-Vechia2018"/>
      <w:bookmarkEnd w:id="153"/>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6B179AB" w14:textId="77777777" w:rsidR="004F205A" w:rsidRDefault="00A667EB">
      <w:pPr>
        <w:pStyle w:val="Bibliography"/>
      </w:pPr>
      <w:bookmarkStart w:id="155" w:name="ref-Walker2018"/>
      <w:bookmarkEnd w:id="154"/>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6B179AC" w14:textId="77777777" w:rsidR="004F205A" w:rsidRDefault="00A667EB">
      <w:pPr>
        <w:pStyle w:val="Bibliography"/>
      </w:pPr>
      <w:bookmarkStart w:id="156" w:name="ref-Wang2014"/>
      <w:bookmarkEnd w:id="155"/>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6B179AD" w14:textId="77777777" w:rsidR="004F205A" w:rsidRDefault="00A667EB">
      <w:pPr>
        <w:pStyle w:val="Bibliography"/>
      </w:pPr>
      <w:bookmarkStart w:id="157" w:name="ref-Zheng2013"/>
      <w:bookmarkEnd w:id="156"/>
      <w:r>
        <w:rPr>
          <w:b/>
          <w:bCs/>
        </w:rPr>
        <w:t>Zheng, G. H., Z. Z. Zheng, Q. X. Tong, Y. L. Ming, and others</w:t>
      </w:r>
      <w:r>
        <w:t xml:space="preserve">. </w:t>
      </w:r>
      <w:r>
        <w:rPr>
          <w:b/>
          <w:bCs/>
        </w:rPr>
        <w:t>2013</w:t>
      </w:r>
      <w:r>
        <w:t>. Orchid fleck virus: An unclassified bipartite, negative-sense rna plant virus. Archives of virology. 158: 313–323.</w:t>
      </w:r>
    </w:p>
    <w:p w14:paraId="16B179AE" w14:textId="77777777" w:rsidR="004F205A" w:rsidRDefault="00A667EB">
      <w:pPr>
        <w:pStyle w:val="Bibliography"/>
      </w:pPr>
      <w:bookmarkStart w:id="158" w:name="ref-Zhou2009"/>
      <w:bookmarkEnd w:id="157"/>
      <w:r>
        <w:rPr>
          <w:b/>
          <w:bCs/>
        </w:rPr>
        <w:lastRenderedPageBreak/>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16B179AF" w14:textId="77777777" w:rsidR="004F205A" w:rsidRDefault="00A667EB">
      <w:pPr>
        <w:pStyle w:val="Heading3"/>
      </w:pPr>
      <w:bookmarkStart w:id="159" w:name="table"/>
      <w:bookmarkEnd w:id="82"/>
      <w:bookmarkEnd w:id="84"/>
      <w:bookmarkEnd w:id="158"/>
      <w:r>
        <w:t>Table</w:t>
      </w:r>
    </w:p>
    <w:tbl>
      <w:tblPr>
        <w:tblStyle w:val="Table"/>
        <w:tblW w:w="4999" w:type="pct"/>
        <w:tblLook w:val="0020" w:firstRow="1" w:lastRow="0" w:firstColumn="0" w:lastColumn="0" w:noHBand="0" w:noVBand="0"/>
      </w:tblPr>
      <w:tblGrid>
        <w:gridCol w:w="2655"/>
        <w:gridCol w:w="3581"/>
        <w:gridCol w:w="3122"/>
      </w:tblGrid>
      <w:tr w:rsidR="004F205A" w14:paraId="16B179B3" w14:textId="77777777" w:rsidTr="00BF46A9">
        <w:tc>
          <w:tcPr>
            <w:tcW w:w="0" w:type="auto"/>
          </w:tcPr>
          <w:p w14:paraId="16B179B0" w14:textId="77777777" w:rsidR="004F205A" w:rsidRDefault="00A667EB">
            <w:pPr>
              <w:pStyle w:val="Compact"/>
            </w:pPr>
            <w:r>
              <w:t>Scientific Name</w:t>
            </w:r>
          </w:p>
        </w:tc>
        <w:tc>
          <w:tcPr>
            <w:tcW w:w="0" w:type="auto"/>
          </w:tcPr>
          <w:p w14:paraId="16B179B1" w14:textId="77777777" w:rsidR="004F205A" w:rsidRDefault="00A667EB">
            <w:pPr>
              <w:pStyle w:val="Compact"/>
            </w:pPr>
            <w:r>
              <w:t>Common Names</w:t>
            </w:r>
          </w:p>
        </w:tc>
        <w:tc>
          <w:tcPr>
            <w:tcW w:w="0" w:type="auto"/>
          </w:tcPr>
          <w:p w14:paraId="16B179B2" w14:textId="77777777" w:rsidR="004F205A" w:rsidRDefault="00A667EB">
            <w:pPr>
              <w:pStyle w:val="Compact"/>
            </w:pPr>
            <w:r>
              <w:t>Symptoms Observed</w:t>
            </w:r>
          </w:p>
        </w:tc>
      </w:tr>
      <w:tr w:rsidR="004F205A" w14:paraId="16B179B7" w14:textId="77777777" w:rsidTr="00BF46A9">
        <w:tc>
          <w:tcPr>
            <w:tcW w:w="0" w:type="auto"/>
          </w:tcPr>
          <w:p w14:paraId="16B179B4" w14:textId="77777777" w:rsidR="004F205A" w:rsidRDefault="00A667EB">
            <w:pPr>
              <w:pStyle w:val="Compact"/>
            </w:pPr>
            <w:r>
              <w:rPr>
                <w:i/>
                <w:iCs/>
              </w:rPr>
              <w:t>Liriope muscari</w:t>
            </w:r>
            <w:r>
              <w:t xml:space="preserve"> Bailey</w:t>
            </w:r>
          </w:p>
        </w:tc>
        <w:tc>
          <w:tcPr>
            <w:tcW w:w="0" w:type="auto"/>
          </w:tcPr>
          <w:p w14:paraId="16B179B5" w14:textId="77777777" w:rsidR="004F205A" w:rsidRDefault="00A667EB">
            <w:pPr>
              <w:pStyle w:val="Compact"/>
            </w:pPr>
            <w:r>
              <w:t>Lilyturf, Orchardgrass, Monkeygrass</w:t>
            </w:r>
          </w:p>
        </w:tc>
        <w:tc>
          <w:tcPr>
            <w:tcW w:w="0" w:type="auto"/>
          </w:tcPr>
          <w:p w14:paraId="16B179B6" w14:textId="77777777" w:rsidR="004F205A" w:rsidRDefault="00A667EB">
            <w:pPr>
              <w:pStyle w:val="Compact"/>
            </w:pPr>
            <w:r>
              <w:t>Ringspots, Chlorotic Flecking, Necrotic Lesions</w:t>
            </w:r>
          </w:p>
        </w:tc>
      </w:tr>
      <w:tr w:rsidR="004F205A" w14:paraId="16B179BB" w14:textId="77777777" w:rsidTr="00BF46A9">
        <w:tc>
          <w:tcPr>
            <w:tcW w:w="0" w:type="auto"/>
          </w:tcPr>
          <w:p w14:paraId="16B179B8" w14:textId="77777777" w:rsidR="004F205A" w:rsidRDefault="00A667EB">
            <w:pPr>
              <w:pStyle w:val="Compact"/>
            </w:pPr>
            <w:r>
              <w:rPr>
                <w:i/>
                <w:iCs/>
              </w:rPr>
              <w:t>Liriope gigantea</w:t>
            </w:r>
            <w:r>
              <w:t>* Hume</w:t>
            </w:r>
          </w:p>
        </w:tc>
        <w:tc>
          <w:tcPr>
            <w:tcW w:w="0" w:type="auto"/>
          </w:tcPr>
          <w:p w14:paraId="16B179B9" w14:textId="77777777" w:rsidR="004F205A" w:rsidRDefault="00A667EB">
            <w:pPr>
              <w:pStyle w:val="Compact"/>
            </w:pPr>
            <w:r>
              <w:t>Giant Lilyturf</w:t>
            </w:r>
          </w:p>
        </w:tc>
        <w:tc>
          <w:tcPr>
            <w:tcW w:w="0" w:type="auto"/>
          </w:tcPr>
          <w:p w14:paraId="16B179BA" w14:textId="77777777" w:rsidR="004F205A" w:rsidRDefault="00A667EB">
            <w:pPr>
              <w:pStyle w:val="Compact"/>
            </w:pPr>
            <w:r>
              <w:t>Ringspots, Chlorotic Flecking, Necrotic Lesions</w:t>
            </w:r>
          </w:p>
        </w:tc>
      </w:tr>
      <w:tr w:rsidR="004F205A" w14:paraId="16B179BF" w14:textId="77777777" w:rsidTr="00BF46A9">
        <w:tc>
          <w:tcPr>
            <w:tcW w:w="0" w:type="auto"/>
          </w:tcPr>
          <w:p w14:paraId="16B179BC" w14:textId="77777777" w:rsidR="004F205A" w:rsidRDefault="00A667EB">
            <w:pPr>
              <w:pStyle w:val="Compact"/>
            </w:pPr>
            <w:r>
              <w:rPr>
                <w:i/>
                <w:iCs/>
              </w:rPr>
              <w:t>Ophiopogon japonicus</w:t>
            </w:r>
            <w:r>
              <w:t xml:space="preserve"> Ker Gawl.</w:t>
            </w:r>
          </w:p>
        </w:tc>
        <w:tc>
          <w:tcPr>
            <w:tcW w:w="0" w:type="auto"/>
          </w:tcPr>
          <w:p w14:paraId="16B179BD" w14:textId="77777777" w:rsidR="004F205A" w:rsidRDefault="00A667EB">
            <w:pPr>
              <w:pStyle w:val="Compact"/>
            </w:pPr>
            <w:r>
              <w:t>Dwarf Lilyturf, Mondo Grass, Snake’s beard</w:t>
            </w:r>
          </w:p>
        </w:tc>
        <w:tc>
          <w:tcPr>
            <w:tcW w:w="0" w:type="auto"/>
          </w:tcPr>
          <w:p w14:paraId="16B179BE" w14:textId="77777777" w:rsidR="004F205A" w:rsidRDefault="00A667EB">
            <w:pPr>
              <w:pStyle w:val="Compact"/>
            </w:pPr>
            <w:r>
              <w:t>Ringspots, Chlorotic Flecking, Necrotic Lesions</w:t>
            </w:r>
          </w:p>
        </w:tc>
      </w:tr>
      <w:tr w:rsidR="004F205A" w14:paraId="16B179C3" w14:textId="77777777" w:rsidTr="00BF46A9">
        <w:tc>
          <w:tcPr>
            <w:tcW w:w="0" w:type="auto"/>
          </w:tcPr>
          <w:p w14:paraId="16B179C0" w14:textId="77777777" w:rsidR="004F205A" w:rsidRDefault="00A667EB">
            <w:pPr>
              <w:pStyle w:val="Compact"/>
            </w:pPr>
            <w:r>
              <w:rPr>
                <w:i/>
                <w:iCs/>
              </w:rPr>
              <w:t>Ophiopogon intermedius</w:t>
            </w:r>
            <w:r>
              <w:t>** Don</w:t>
            </w:r>
          </w:p>
        </w:tc>
        <w:tc>
          <w:tcPr>
            <w:tcW w:w="0" w:type="auto"/>
          </w:tcPr>
          <w:p w14:paraId="16B179C1" w14:textId="77777777" w:rsidR="004F205A" w:rsidRDefault="00A667EB">
            <w:pPr>
              <w:pStyle w:val="Compact"/>
            </w:pPr>
            <w:r>
              <w:t>Aztec Grass, ‘Argenteomarginatus’</w:t>
            </w:r>
          </w:p>
        </w:tc>
        <w:tc>
          <w:tcPr>
            <w:tcW w:w="0" w:type="auto"/>
          </w:tcPr>
          <w:p w14:paraId="16B179C2" w14:textId="77777777" w:rsidR="004F205A" w:rsidRDefault="00A667EB">
            <w:pPr>
              <w:pStyle w:val="Compact"/>
            </w:pPr>
            <w:r>
              <w:t>Ringspots, Chlorotic Flecking, Necrotic Lesions</w:t>
            </w:r>
          </w:p>
        </w:tc>
      </w:tr>
      <w:tr w:rsidR="004F205A" w14:paraId="16B179C7" w14:textId="77777777" w:rsidTr="00BF46A9">
        <w:tc>
          <w:tcPr>
            <w:tcW w:w="0" w:type="auto"/>
          </w:tcPr>
          <w:p w14:paraId="16B179C4" w14:textId="77777777" w:rsidR="004F205A" w:rsidRDefault="00A667EB">
            <w:pPr>
              <w:pStyle w:val="Compact"/>
            </w:pPr>
            <w:r>
              <w:rPr>
                <w:i/>
                <w:iCs/>
              </w:rPr>
              <w:t>Aspidistra elatior</w:t>
            </w:r>
            <w:r>
              <w:t xml:space="preserve"> Blume</w:t>
            </w:r>
          </w:p>
        </w:tc>
        <w:tc>
          <w:tcPr>
            <w:tcW w:w="0" w:type="auto"/>
          </w:tcPr>
          <w:p w14:paraId="16B179C5" w14:textId="77777777" w:rsidR="004F205A" w:rsidRDefault="00A667EB">
            <w:pPr>
              <w:pStyle w:val="Compact"/>
            </w:pPr>
            <w:r>
              <w:t>Cast Iron Plant, Bar-room Plant</w:t>
            </w:r>
          </w:p>
        </w:tc>
        <w:tc>
          <w:tcPr>
            <w:tcW w:w="0" w:type="auto"/>
          </w:tcPr>
          <w:p w14:paraId="16B179C6" w14:textId="77777777" w:rsidR="004F205A" w:rsidRDefault="00A667EB">
            <w:pPr>
              <w:pStyle w:val="Compact"/>
            </w:pPr>
            <w:r>
              <w:t>Chlorosis, Necrotic Lesions</w:t>
            </w:r>
          </w:p>
        </w:tc>
      </w:tr>
    </w:tbl>
    <w:p w14:paraId="16B179C8" w14:textId="77777777" w:rsidR="004F205A" w:rsidRDefault="00A667EB">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16B179C9" w14:textId="77777777" w:rsidR="004F205A" w:rsidRDefault="00A667EB">
      <w:pPr>
        <w:pStyle w:val="Heading3"/>
      </w:pPr>
      <w:bookmarkStart w:id="160" w:name="figure-captions"/>
      <w:bookmarkEnd w:id="159"/>
      <w:r>
        <w:lastRenderedPageBreak/>
        <w:t>Figure captions</w:t>
      </w:r>
    </w:p>
    <w:p w14:paraId="16B179CA" w14:textId="77777777" w:rsidR="004F205A" w:rsidRDefault="00A667E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16B179CB" w14:textId="47748F13" w:rsidR="004F205A" w:rsidRDefault="00A667EB">
      <w:pPr>
        <w:pStyle w:val="BodyText"/>
      </w:pPr>
      <w:proofErr w:type="gramStart"/>
      <w:r>
        <w:t xml:space="preserve">Fig. 2: LT-SEM images of </w:t>
      </w:r>
      <w:r>
        <w:rPr>
          <w:i/>
          <w:iCs/>
        </w:rPr>
        <w:t>Brevipalpus californicus</w:t>
      </w:r>
      <w:r>
        <w:t xml:space="preserve"> sensu lato displaying various characters used for identification (Baker and Tuttle 1987, Beard et al. 2012</w:t>
      </w:r>
      <w:ins w:id="161" w:author="Ochoa, Ron" w:date="2021-03-16T16:21:00Z">
        <w:r w:rsidR="00E515FA">
          <w:t>, 2015</w:t>
        </w:r>
      </w:ins>
      <w:r>
        <w:t xml:space="preserve">)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roofErr w:type="gramEnd"/>
      <w:r>
        <w:t xml:space="preserve"> LT-SEM </w:t>
      </w:r>
      <w:r w:rsidRPr="00E515FA">
        <w:rPr>
          <w:highlight w:val="yellow"/>
          <w:rPrChange w:id="162" w:author="Ochoa, Ron" w:date="2021-03-16T16:22:00Z">
            <w:rPr/>
          </w:rPrChange>
        </w:rPr>
        <w:t xml:space="preserve">images provided by Dr. Gary </w:t>
      </w:r>
      <w:commentRangeStart w:id="163"/>
      <w:r w:rsidRPr="00E515FA">
        <w:rPr>
          <w:highlight w:val="yellow"/>
          <w:rPrChange w:id="164" w:author="Ochoa, Ron" w:date="2021-03-16T16:22:00Z">
            <w:rPr/>
          </w:rPrChange>
        </w:rPr>
        <w:t>Bauchan</w:t>
      </w:r>
      <w:commentRangeEnd w:id="163"/>
      <w:r w:rsidR="00E515FA">
        <w:rPr>
          <w:rStyle w:val="CommentReference"/>
          <w:rFonts w:asciiTheme="minorHAnsi" w:hAnsiTheme="minorHAnsi"/>
        </w:rPr>
        <w:commentReference w:id="163"/>
      </w:r>
      <w:r w:rsidRPr="00E515FA">
        <w:rPr>
          <w:highlight w:val="yellow"/>
          <w:rPrChange w:id="165" w:author="Ochoa, Ron" w:date="2021-03-16T16:22:00Z">
            <w:rPr/>
          </w:rPrChange>
        </w:rPr>
        <w:t>, USDA-</w:t>
      </w:r>
      <w:r w:rsidRPr="00E515FA">
        <w:rPr>
          <w:highlight w:val="yellow"/>
          <w:rPrChange w:id="166" w:author="Ochoa, Ron" w:date="2021-03-16T16:23:00Z">
            <w:rPr/>
          </w:rPrChange>
        </w:rPr>
        <w:t>ARS 2021</w:t>
      </w:r>
    </w:p>
    <w:p w14:paraId="16B179CC" w14:textId="5857A196" w:rsidR="004F205A" w:rsidRDefault="00A667EB">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w:t>
      </w:r>
      <w:del w:id="167" w:author="Ochoa, Ron" w:date="2021-03-16T16:30:00Z">
        <w:r w:rsidRPr="00E515FA" w:rsidDel="002B4AC2">
          <w:rPr>
            <w:highlight w:val="yellow"/>
            <w:rPrChange w:id="168" w:author="Ochoa, Ron" w:date="2021-03-16T16:23:00Z">
              <w:rPr/>
            </w:rPrChange>
          </w:rPr>
          <w:delText>images provided by Dr. Gary Bauchan, USDA-ARS 2021</w:delText>
        </w:r>
      </w:del>
    </w:p>
    <w:p w14:paraId="16B179CD" w14:textId="29A67B75" w:rsidR="004F205A" w:rsidRDefault="00A667EB">
      <w:pPr>
        <w:pStyle w:val="BodyText"/>
      </w:pPr>
      <w:r>
        <w:t xml:space="preserve">Fig. 4: Florida is home to other common pest species of </w:t>
      </w:r>
      <w:proofErr w:type="gramStart"/>
      <w:r>
        <w:rPr>
          <w:i/>
          <w:iCs/>
        </w:rPr>
        <w:t>Brevipalpus</w:t>
      </w:r>
      <w:r>
        <w:t xml:space="preserve"> which</w:t>
      </w:r>
      <w:proofErr w:type="gramEnd"/>
      <w:r>
        <w:t xml:space="preserve"> are potential vectors of </w:t>
      </w:r>
      <w:del w:id="169" w:author="Ochoa, Ron" w:date="2021-03-16T16:28:00Z">
        <w:r w:rsidDel="002B4AC2">
          <w:rPr>
            <w:i/>
            <w:iCs/>
          </w:rPr>
          <w:delText>Orchid fleck dichorhavirus</w:delText>
        </w:r>
      </w:del>
      <w:ins w:id="170" w:author="Ochoa, Ron" w:date="2021-03-16T16:28:00Z">
        <w:r w:rsidR="002B4AC2">
          <w:rPr>
            <w:i/>
            <w:iCs/>
          </w:rPr>
          <w:t>other virus</w:t>
        </w:r>
      </w:ins>
      <w:r>
        <w:t xml:space="preserve">: (a) </w:t>
      </w:r>
      <w:r>
        <w:rPr>
          <w:i/>
          <w:iCs/>
        </w:rPr>
        <w:t>B. yothersi</w:t>
      </w:r>
      <w:r>
        <w:t xml:space="preserve">, dorsal (b) </w:t>
      </w:r>
      <w:r>
        <w:rPr>
          <w:i/>
          <w:iCs/>
        </w:rPr>
        <w:t>B. yothersi</w:t>
      </w:r>
      <w:r>
        <w:t xml:space="preserve">, lateral (c) </w:t>
      </w:r>
      <w:r>
        <w:rPr>
          <w:i/>
          <w:iCs/>
        </w:rPr>
        <w:t>B. obovatus</w:t>
      </w:r>
      <w:r>
        <w:t xml:space="preserve">, dorsal. SEM </w:t>
      </w:r>
      <w:del w:id="171" w:author="Ochoa, Ron" w:date="2021-03-16T16:29:00Z">
        <w:r w:rsidRPr="00E515FA" w:rsidDel="002B4AC2">
          <w:rPr>
            <w:highlight w:val="yellow"/>
            <w:rPrChange w:id="172" w:author="Ochoa, Ron" w:date="2021-03-16T16:23:00Z">
              <w:rPr/>
            </w:rPrChange>
          </w:rPr>
          <w:delText>images provided by Dr. Ron Ochoa, USDA-ARS 2021</w:delText>
        </w:r>
      </w:del>
    </w:p>
    <w:p w14:paraId="16B179CE" w14:textId="77777777" w:rsidR="004F205A" w:rsidRDefault="00A667EB">
      <w:pPr>
        <w:pStyle w:val="Heading3"/>
      </w:pPr>
      <w:bookmarkStart w:id="173" w:name="figures"/>
      <w:bookmarkEnd w:id="160"/>
      <w:r>
        <w:lastRenderedPageBreak/>
        <w:t>Figures</w:t>
      </w:r>
    </w:p>
    <w:p w14:paraId="16B179CF" w14:textId="77777777" w:rsidR="004F205A" w:rsidRDefault="00A667EB">
      <w:pPr>
        <w:pStyle w:val="FirstParagraph"/>
      </w:pPr>
      <w:r>
        <w:rPr>
          <w:noProof/>
        </w:rPr>
        <w:lastRenderedPageBreak/>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2" wp14:editId="16B179D3">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6B179D4" wp14:editId="16B179D5">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6" wp14:editId="16B179D7">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bookmarkEnd w:id="173"/>
    </w:p>
    <w:sectPr w:rsidR="004F205A" w:rsidSect="002633CB">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Brevipalpus </w:t>
      </w:r>
      <w:proofErr w:type="spellStart"/>
      <w:r w:rsidRPr="008314CB">
        <w:t>Donnadieu</w:t>
      </w:r>
      <w:proofErr w:type="spellEnd"/>
      <w:r w:rsidRPr="008314CB">
        <w:t xml:space="preserve"> (Trombidiformes: </w:t>
      </w:r>
      <w:r>
        <w:t xml:space="preserve">    </w:t>
      </w:r>
      <w:r w:rsidRPr="008314CB">
        <w:t xml:space="preserve">Tenuipalpidae),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is capable of transmitting Orchid fleck </w:t>
      </w:r>
      <w:proofErr w:type="spellStart"/>
      <w:r w:rsidRPr="008314CB">
        <w:t>dichorhavirus</w:t>
      </w:r>
      <w:proofErr w:type="spellEnd"/>
      <w:r w:rsidRPr="008314CB">
        <w:t xml:space="preserve"> (OFV) in a persistent propagative manner.</w:t>
      </w:r>
      <w:r>
        <w:t xml:space="preserve">   Hi Austin just a suggestion</w:t>
      </w:r>
      <w:proofErr w:type="gramStart"/>
      <w:r>
        <w:t>..</w:t>
      </w:r>
      <w:proofErr w:type="gramEnd"/>
    </w:p>
  </w:comment>
  <w:comment w:id="10"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 xml:space="preserve">reenbrier (Smilax </w:t>
      </w:r>
      <w:proofErr w:type="spellStart"/>
      <w:r w:rsidR="00EA2234" w:rsidRPr="00EA2234">
        <w:t>auriculate</w:t>
      </w:r>
      <w:proofErr w:type="spellEnd"/>
      <w:r w:rsidR="00EA2234">
        <w:t>) should also be included here?</w:t>
      </w:r>
    </w:p>
  </w:comment>
  <w:comment w:id="11"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12" w:author="Carrillo,Daniel" w:date="2021-03-15T09:00:00Z" w:initials="C">
    <w:p w14:paraId="2E324527" w14:textId="77777777" w:rsidR="00B45DAF" w:rsidRDefault="00B45DAF">
      <w:pPr>
        <w:pStyle w:val="CommentText"/>
      </w:pPr>
      <w:r>
        <w:rPr>
          <w:rStyle w:val="CommentReference"/>
        </w:rPr>
        <w:annotationRef/>
      </w:r>
      <w:r w:rsidR="00F71A46">
        <w:t>T</w:t>
      </w:r>
      <w:r>
        <w:t xml:space="preserve">wo </w:t>
      </w:r>
      <w:r w:rsidR="008C0270">
        <w:t>different OFVs were identified. Avijit</w:t>
      </w:r>
      <w:r w:rsidR="00F71A46">
        <w:t xml:space="preserve">, please help clarify this here and throughout the text. </w:t>
      </w:r>
      <w:r w:rsidR="008C0270">
        <w:t xml:space="preserve"> </w:t>
      </w:r>
    </w:p>
  </w:comment>
  <w:comment w:id="17"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d="18"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19" w:author="Ochoa, Ron" w:date="2021-03-16T17:01:00Z" w:initials="OR">
    <w:p w14:paraId="143425FF" w14:textId="7065AF83" w:rsidR="00E6371E" w:rsidRDefault="00E6371E">
      <w:pPr>
        <w:pStyle w:val="CommentText"/>
      </w:pPr>
      <w:r>
        <w:rPr>
          <w:rStyle w:val="CommentReference"/>
        </w:rPr>
        <w:annotationRef/>
      </w:r>
      <w:r>
        <w:t xml:space="preserve">Consider </w:t>
      </w:r>
      <w:proofErr w:type="gramStart"/>
      <w:r>
        <w:t>‘ species</w:t>
      </w:r>
      <w:proofErr w:type="gramEnd"/>
      <w:r>
        <w:t xml:space="preserve"> which’</w:t>
      </w:r>
    </w:p>
  </w:comment>
  <w:comment w:id="27" w:author="Carrillo,Daniel" w:date="2021-03-15T09:08:00Z" w:initials="C">
    <w:p w14:paraId="095E7BE8" w14:textId="77777777" w:rsidR="003E5AE6" w:rsidRDefault="003E5AE6">
      <w:pPr>
        <w:pStyle w:val="CommentText"/>
      </w:pPr>
      <w:r>
        <w:rPr>
          <w:rStyle w:val="CommentReference"/>
        </w:rPr>
        <w:annotationRef/>
      </w:r>
      <w:r>
        <w:t>Is this correct Ron?</w:t>
      </w:r>
    </w:p>
  </w:comment>
  <w:comment w:id="28"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35"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36"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42" w:author="Carrillo,Daniel" w:date="2021-03-11T17:25:00Z" w:initials="C">
    <w:p w14:paraId="26A5A60D" w14:textId="77777777" w:rsidR="007F7857" w:rsidRDefault="007F7857">
      <w:pPr>
        <w:pStyle w:val="CommentText"/>
      </w:pPr>
      <w:r>
        <w:rPr>
          <w:rStyle w:val="CommentReference"/>
        </w:rPr>
        <w:annotationRef/>
      </w:r>
      <w:r w:rsidRPr="007F7857">
        <w:t xml:space="preserve">Resistance to </w:t>
      </w:r>
      <w:proofErr w:type="spellStart"/>
      <w:r w:rsidRPr="007F7857">
        <w:t>spirodiclofen</w:t>
      </w:r>
      <w:proofErr w:type="spellEnd"/>
      <w:r w:rsidRPr="007F7857">
        <w:t xml:space="preserve"> in Brevipalpus </w:t>
      </w:r>
      <w:proofErr w:type="spellStart"/>
      <w:r w:rsidRPr="007F7857">
        <w:t>yothersi</w:t>
      </w:r>
      <w:proofErr w:type="spellEnd"/>
      <w:r w:rsidRPr="007F7857">
        <w:t xml:space="preserve"> (Acari: Tenuipalpidae) from Brazilian citrus groves: detection, monitoring, and population performance</w:t>
      </w:r>
    </w:p>
    <w:p w14:paraId="3BE00D9A" w14:textId="77777777" w:rsidR="00531D0F" w:rsidRDefault="00531D0F">
      <w:pPr>
        <w:pStyle w:val="CommentText"/>
      </w:pPr>
      <w:r w:rsidRPr="00531D0F">
        <w:t>https://onlinelibrary.wiley.com/doi/10.1002/ps.6341</w:t>
      </w:r>
    </w:p>
  </w:comment>
  <w:comment w:id="43" w:author="Fife, Austin N" w:date="2021-03-16T14:34:00Z" w:initials="FAN">
    <w:p w14:paraId="7D79F20E" w14:textId="7F879891" w:rsidR="001416F5" w:rsidRDefault="001416F5">
      <w:pPr>
        <w:pStyle w:val="CommentText"/>
      </w:pPr>
      <w:r>
        <w:rPr>
          <w:rStyle w:val="CommentReference"/>
        </w:rPr>
        <w:annotationRef/>
      </w:r>
      <w:r w:rsidR="007F0A4C">
        <w:rPr>
          <w:noProof/>
        </w:rPr>
        <w:t>Thanks for the newer reference</w:t>
      </w:r>
    </w:p>
  </w:comment>
  <w:comment w:id="52" w:author="Ochoa, Ron" w:date="2021-03-16T17:15:00Z" w:initials="OR">
    <w:p w14:paraId="44EE5E52" w14:textId="1EC9F57E" w:rsidR="00250348" w:rsidRDefault="00250348">
      <w:pPr>
        <w:pStyle w:val="CommentText"/>
      </w:pPr>
      <w:r>
        <w:rPr>
          <w:rStyle w:val="CommentReference"/>
        </w:rPr>
        <w:annotationRef/>
      </w:r>
      <w:proofErr w:type="gramStart"/>
      <w:r>
        <w:t>Thinking  on</w:t>
      </w:r>
      <w:proofErr w:type="gramEnd"/>
      <w:r>
        <w:t xml:space="preserve"> an Integrated Pest Management view!</w:t>
      </w:r>
    </w:p>
  </w:comment>
  <w:comment w:id="60" w:author="Ochoa, Ron" w:date="2021-03-16T16:43:00Z" w:initials="OR">
    <w:p w14:paraId="46E23F6B" w14:textId="3D67485B" w:rsidR="004455E7" w:rsidRDefault="004455E7">
      <w:pPr>
        <w:pStyle w:val="CommentText"/>
      </w:pPr>
      <w:r>
        <w:rPr>
          <w:rStyle w:val="CommentReference"/>
        </w:rPr>
        <w:annotationRef/>
      </w:r>
      <w:r>
        <w:t>Please check</w:t>
      </w:r>
      <w:proofErr w:type="gramStart"/>
      <w:r>
        <w:t>..</w:t>
      </w:r>
      <w:proofErr w:type="gramEnd"/>
      <w:r>
        <w:t xml:space="preserve"> </w:t>
      </w:r>
      <w:proofErr w:type="gramStart"/>
      <w:r>
        <w:t>thank</w:t>
      </w:r>
      <w:proofErr w:type="gramEnd"/>
      <w:r>
        <w:t xml:space="preserve"> you.</w:t>
      </w:r>
    </w:p>
  </w:comment>
  <w:comment w:id="163" w:author="Ochoa, Ron" w:date="2021-03-16T16:23:00Z" w:initials="OR">
    <w:p w14:paraId="395CACC9" w14:textId="26213FF0" w:rsidR="00E515FA" w:rsidRDefault="00E515FA">
      <w:pPr>
        <w:pStyle w:val="CommentText"/>
      </w:pPr>
      <w:r>
        <w:rPr>
          <w:rStyle w:val="CommentReference"/>
        </w:rPr>
        <w:annotationRef/>
      </w:r>
      <w:r>
        <w:t xml:space="preserve">This could be eliminated </w:t>
      </w:r>
      <w:r w:rsidR="002B4AC2">
        <w:t>as we are 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A70792" w15:done="0"/>
  <w15:commentEx w15:paraId="79DCC32E" w15:done="0"/>
  <w15:commentEx w15:paraId="58719E9B" w15:paraIdParent="79DCC32E" w15:done="0"/>
  <w15:commentEx w15:paraId="2E324527" w15:done="0"/>
  <w15:commentEx w15:paraId="45113BF1" w15:done="1"/>
  <w15:commentEx w15:paraId="2C17A54D" w15:paraIdParent="45113BF1" w15:done="1"/>
  <w15:commentEx w15:paraId="143425FF" w15:done="0"/>
  <w15:commentEx w15:paraId="095E7BE8" w15:done="0"/>
  <w15:commentEx w15:paraId="215A1AFC" w15:done="0"/>
  <w15:commentEx w15:paraId="50D01D9C" w15:done="1"/>
  <w15:commentEx w15:paraId="1C52C3A1" w15:paraIdParent="50D01D9C" w15:done="1"/>
  <w15:commentEx w15:paraId="3BE00D9A" w15:done="0"/>
  <w15:commentEx w15:paraId="7D79F20E" w15:paraIdParent="3BE00D9A" w15:done="0"/>
  <w15:commentEx w15:paraId="44EE5E52" w15:done="0"/>
  <w15:commentEx w15:paraId="46E23F6B" w15:done="0"/>
  <w15:commentEx w15:paraId="395CAC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A1DA" w16cex:dateUtc="2021-03-15T13:05:00Z"/>
  <w16cex:commentExtensible w16cex:durableId="23FB3F44" w16cex:dateUtc="2021-03-16T18:29:00Z"/>
  <w16cex:commentExtensible w16cex:durableId="23F9A0C8" w16cex:dateUtc="2021-03-15T13:00:00Z"/>
  <w16cex:commentExtensible w16cex:durableId="23F9B34F" w16cex:dateUtc="2021-03-15T14:19:00Z"/>
  <w16cex:commentExtensible w16cex:durableId="23FB4002" w16cex:dateUtc="2021-03-16T18:32:00Z"/>
  <w16cex:commentExtensible w16cex:durableId="23F9A28D" w16cex:dateUtc="2021-03-15T13:08:00Z"/>
  <w16cex:commentExtensible w16cex:durableId="23F9B534" w16cex:dateUtc="2021-03-15T14:28:00Z"/>
  <w16cex:commentExtensible w16cex:durableId="23FB4019" w16cex:dateUtc="2021-03-16T18:32:00Z"/>
  <w16cex:commentExtensible w16cex:durableId="23F4D0F1" w16cex:dateUtc="2021-03-11T22:25:00Z"/>
  <w16cex:commentExtensible w16cex:durableId="23FB408E" w16cex:dateUtc="2021-03-16T1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DCC32E" w16cid:durableId="23F9A1DA"/>
  <w16cid:commentId w16cid:paraId="58719E9B" w16cid:durableId="23FB3F44"/>
  <w16cid:commentId w16cid:paraId="2E324527" w16cid:durableId="23F9A0C8"/>
  <w16cid:commentId w16cid:paraId="45113BF1" w16cid:durableId="23F9B34F"/>
  <w16cid:commentId w16cid:paraId="2C17A54D" w16cid:durableId="23FB4002"/>
  <w16cid:commentId w16cid:paraId="095E7BE8" w16cid:durableId="23F9A28D"/>
  <w16cid:commentId w16cid:paraId="50D01D9C" w16cid:durableId="23F9B534"/>
  <w16cid:commentId w16cid:paraId="1C52C3A1" w16cid:durableId="23FB4019"/>
  <w16cid:commentId w16cid:paraId="3BE00D9A" w16cid:durableId="23F4D0F1"/>
  <w16cid:commentId w16cid:paraId="7D79F20E" w16cid:durableId="23FB408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E6E7A" w14:textId="77777777" w:rsidR="007B00FE" w:rsidRDefault="007B00FE">
      <w:pPr>
        <w:spacing w:after="0"/>
      </w:pPr>
      <w:r>
        <w:separator/>
      </w:r>
    </w:p>
  </w:endnote>
  <w:endnote w:type="continuationSeparator" w:id="0">
    <w:p w14:paraId="7DEBB3CB" w14:textId="77777777" w:rsidR="007B00FE" w:rsidRDefault="007B00FE">
      <w:pPr>
        <w:spacing w:after="0"/>
      </w:pPr>
      <w:r>
        <w:continuationSeparator/>
      </w:r>
    </w:p>
  </w:endnote>
  <w:endnote w:type="continuationNotice" w:id="1">
    <w:p w14:paraId="58A2965F" w14:textId="77777777" w:rsidR="007B00FE" w:rsidRDefault="007B00F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633D1" w14:textId="77777777" w:rsidR="007B00FE" w:rsidRDefault="007B00FE">
      <w:r>
        <w:separator/>
      </w:r>
    </w:p>
  </w:footnote>
  <w:footnote w:type="continuationSeparator" w:id="0">
    <w:p w14:paraId="7BD49DC8" w14:textId="77777777" w:rsidR="007B00FE" w:rsidRDefault="007B00FE">
      <w:r>
        <w:continuationSeparator/>
      </w:r>
    </w:p>
  </w:footnote>
  <w:footnote w:type="continuationNotice" w:id="1">
    <w:p w14:paraId="2E5FA2FC" w14:textId="77777777" w:rsidR="007B00FE" w:rsidRDefault="007B00F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choa, Ron">
    <w15:presenceInfo w15:providerId="AD" w15:userId="S-1-5-21-2443529608-3098792306-3041422421-552931"/>
  </w15:person>
  <w15:person w15:author="Carrillo,Daniel">
    <w15:presenceInfo w15:providerId="AD" w15:userId="S::dancar@ufl.edu::00691126-c85c-4d58-bf6e-5e5667a48241"/>
  </w15:person>
  <w15:person w15:author="Fife, Austin N">
    <w15:presenceInfo w15:providerId="None" w15:userId="Fife, Austin N"/>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BF6"/>
    <w:rsid w:val="00011C8B"/>
    <w:rsid w:val="00014ADC"/>
    <w:rsid w:val="00016D26"/>
    <w:rsid w:val="00027669"/>
    <w:rsid w:val="00042344"/>
    <w:rsid w:val="000633F8"/>
    <w:rsid w:val="000707FA"/>
    <w:rsid w:val="0008680C"/>
    <w:rsid w:val="000A2B00"/>
    <w:rsid w:val="000B1550"/>
    <w:rsid w:val="000C6526"/>
    <w:rsid w:val="00117EC2"/>
    <w:rsid w:val="0012573F"/>
    <w:rsid w:val="00136A92"/>
    <w:rsid w:val="001416F5"/>
    <w:rsid w:val="00150302"/>
    <w:rsid w:val="0015381E"/>
    <w:rsid w:val="0015513C"/>
    <w:rsid w:val="001710B9"/>
    <w:rsid w:val="0017573A"/>
    <w:rsid w:val="001B0635"/>
    <w:rsid w:val="001B11C9"/>
    <w:rsid w:val="001F56E4"/>
    <w:rsid w:val="00211021"/>
    <w:rsid w:val="0023422A"/>
    <w:rsid w:val="00246882"/>
    <w:rsid w:val="00250348"/>
    <w:rsid w:val="00255BAF"/>
    <w:rsid w:val="0029369F"/>
    <w:rsid w:val="002A7C13"/>
    <w:rsid w:val="002B3E98"/>
    <w:rsid w:val="002B4AC2"/>
    <w:rsid w:val="002F31EA"/>
    <w:rsid w:val="00324B4C"/>
    <w:rsid w:val="0032794D"/>
    <w:rsid w:val="003451A6"/>
    <w:rsid w:val="0036303E"/>
    <w:rsid w:val="00380310"/>
    <w:rsid w:val="0038184B"/>
    <w:rsid w:val="0038195A"/>
    <w:rsid w:val="003838BD"/>
    <w:rsid w:val="003B138D"/>
    <w:rsid w:val="003B22BB"/>
    <w:rsid w:val="003B33BF"/>
    <w:rsid w:val="003D178A"/>
    <w:rsid w:val="003D7CA1"/>
    <w:rsid w:val="003E0444"/>
    <w:rsid w:val="003E5AE6"/>
    <w:rsid w:val="00406D02"/>
    <w:rsid w:val="004212E6"/>
    <w:rsid w:val="00442296"/>
    <w:rsid w:val="004455E7"/>
    <w:rsid w:val="0048301C"/>
    <w:rsid w:val="004E0B6D"/>
    <w:rsid w:val="004E29B3"/>
    <w:rsid w:val="004E7462"/>
    <w:rsid w:val="004F205A"/>
    <w:rsid w:val="0050294E"/>
    <w:rsid w:val="00531D0F"/>
    <w:rsid w:val="00571053"/>
    <w:rsid w:val="00590D07"/>
    <w:rsid w:val="00593B7D"/>
    <w:rsid w:val="005A11ED"/>
    <w:rsid w:val="005B3F87"/>
    <w:rsid w:val="005E2248"/>
    <w:rsid w:val="005E3D36"/>
    <w:rsid w:val="005F58AB"/>
    <w:rsid w:val="00604EAE"/>
    <w:rsid w:val="006329E3"/>
    <w:rsid w:val="00636F59"/>
    <w:rsid w:val="00641F44"/>
    <w:rsid w:val="006428A6"/>
    <w:rsid w:val="006571B2"/>
    <w:rsid w:val="00660805"/>
    <w:rsid w:val="0066308A"/>
    <w:rsid w:val="0066752E"/>
    <w:rsid w:val="00692395"/>
    <w:rsid w:val="006D22C3"/>
    <w:rsid w:val="006D7528"/>
    <w:rsid w:val="00723330"/>
    <w:rsid w:val="00725800"/>
    <w:rsid w:val="00740BC0"/>
    <w:rsid w:val="00742BCB"/>
    <w:rsid w:val="00751E3A"/>
    <w:rsid w:val="00755B7D"/>
    <w:rsid w:val="00766BDD"/>
    <w:rsid w:val="00784D58"/>
    <w:rsid w:val="007A5C84"/>
    <w:rsid w:val="007A7EA5"/>
    <w:rsid w:val="007B00FE"/>
    <w:rsid w:val="007B4294"/>
    <w:rsid w:val="007E3486"/>
    <w:rsid w:val="007F0A4C"/>
    <w:rsid w:val="007F68E4"/>
    <w:rsid w:val="007F7857"/>
    <w:rsid w:val="007F7E72"/>
    <w:rsid w:val="00801397"/>
    <w:rsid w:val="008449EE"/>
    <w:rsid w:val="008551F0"/>
    <w:rsid w:val="0088201A"/>
    <w:rsid w:val="00882347"/>
    <w:rsid w:val="008838C7"/>
    <w:rsid w:val="008A5274"/>
    <w:rsid w:val="008B5585"/>
    <w:rsid w:val="008C0270"/>
    <w:rsid w:val="008D6590"/>
    <w:rsid w:val="008D6863"/>
    <w:rsid w:val="008F4A80"/>
    <w:rsid w:val="008F6258"/>
    <w:rsid w:val="00927F78"/>
    <w:rsid w:val="009314BB"/>
    <w:rsid w:val="00937F0B"/>
    <w:rsid w:val="009814E2"/>
    <w:rsid w:val="00985E2A"/>
    <w:rsid w:val="009D1A5E"/>
    <w:rsid w:val="009D302C"/>
    <w:rsid w:val="009E39E3"/>
    <w:rsid w:val="009E4071"/>
    <w:rsid w:val="00A06617"/>
    <w:rsid w:val="00A14585"/>
    <w:rsid w:val="00A24568"/>
    <w:rsid w:val="00A45E22"/>
    <w:rsid w:val="00A667EB"/>
    <w:rsid w:val="00A85AF8"/>
    <w:rsid w:val="00A85E31"/>
    <w:rsid w:val="00A9704A"/>
    <w:rsid w:val="00AA0D04"/>
    <w:rsid w:val="00AA1B8F"/>
    <w:rsid w:val="00AC0790"/>
    <w:rsid w:val="00B0700E"/>
    <w:rsid w:val="00B45DAF"/>
    <w:rsid w:val="00B7347E"/>
    <w:rsid w:val="00B80BCB"/>
    <w:rsid w:val="00B86B75"/>
    <w:rsid w:val="00BB473B"/>
    <w:rsid w:val="00BC48D5"/>
    <w:rsid w:val="00BD1E45"/>
    <w:rsid w:val="00BD4D19"/>
    <w:rsid w:val="00BE2953"/>
    <w:rsid w:val="00BF447F"/>
    <w:rsid w:val="00BF46A9"/>
    <w:rsid w:val="00C024E7"/>
    <w:rsid w:val="00C34C9D"/>
    <w:rsid w:val="00C36279"/>
    <w:rsid w:val="00C442FC"/>
    <w:rsid w:val="00C868F8"/>
    <w:rsid w:val="00CA3152"/>
    <w:rsid w:val="00CA7045"/>
    <w:rsid w:val="00CC6C59"/>
    <w:rsid w:val="00CD5CDE"/>
    <w:rsid w:val="00CF65DC"/>
    <w:rsid w:val="00D12083"/>
    <w:rsid w:val="00D71358"/>
    <w:rsid w:val="00D96AED"/>
    <w:rsid w:val="00DD521B"/>
    <w:rsid w:val="00E0178B"/>
    <w:rsid w:val="00E2705E"/>
    <w:rsid w:val="00E315A3"/>
    <w:rsid w:val="00E515FA"/>
    <w:rsid w:val="00E541AE"/>
    <w:rsid w:val="00E57679"/>
    <w:rsid w:val="00E6371E"/>
    <w:rsid w:val="00E74BB9"/>
    <w:rsid w:val="00E96E9E"/>
    <w:rsid w:val="00EA2234"/>
    <w:rsid w:val="00EB6E62"/>
    <w:rsid w:val="00EC33D5"/>
    <w:rsid w:val="00F03E15"/>
    <w:rsid w:val="00F121DF"/>
    <w:rsid w:val="00F71A46"/>
    <w:rsid w:val="00F83A5A"/>
    <w:rsid w:val="00F8737E"/>
    <w:rsid w:val="00F968B1"/>
    <w:rsid w:val="00FB506D"/>
    <w:rsid w:val="00FF4A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E515F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515FA"/>
    <w:rPr>
      <w:rFonts w:ascii="Segoe UI" w:hAnsi="Segoe UI" w:cs="Segoe UI"/>
      <w:sz w:val="18"/>
      <w:szCs w:val="18"/>
    </w:rPr>
  </w:style>
  <w:style w:type="paragraph" w:styleId="NormalWeb">
    <w:name w:val="Normal (Web)"/>
    <w:basedOn w:val="Normal"/>
    <w:uiPriority w:val="99"/>
    <w:unhideWhenUsed/>
    <w:rsid w:val="00E515F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hyperlink" Target="http://idtools.org/id/mites/flatmite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5124</Words>
  <Characters>29211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Ochoa, Ron</cp:lastModifiedBy>
  <cp:revision>2</cp:revision>
  <dcterms:created xsi:type="dcterms:W3CDTF">2021-03-16T21:23:00Z</dcterms:created>
  <dcterms:modified xsi:type="dcterms:W3CDTF">2021-03-16T21:23:00Z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