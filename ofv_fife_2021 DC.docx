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59D35" w14:textId="77777777" w:rsidR="0012573F" w:rsidRDefault="0038195A">
      <w:pPr>
        <w:pStyle w:val="Title"/>
      </w:pPr>
      <w:r>
        <w:t>For submission to the Journal of Integrated Pest Management</w:t>
      </w:r>
    </w:p>
    <w:p w14:paraId="65ECA99B" w14:textId="77777777" w:rsidR="0012573F" w:rsidRDefault="0038195A">
      <w:pPr>
        <w:pStyle w:val="Subtitle"/>
      </w:pPr>
      <w:r>
        <w:t>Category: ‘Issues’</w:t>
      </w:r>
    </w:p>
    <w:p w14:paraId="433397B8" w14:textId="77777777" w:rsidR="0012573F" w:rsidRDefault="0038195A">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dichorhavirus</w:t>
      </w:r>
      <w:r>
        <w:t xml:space="preserve"> (Mononegavirales: Rhabdoviridae) infecting ornamental Nolinoideae in the Florida panhandle</w:t>
      </w:r>
    </w:p>
    <w:p w14:paraId="2D5043B7" w14:textId="77777777" w:rsidR="0012573F" w:rsidRDefault="0038195A">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7B427D19" w14:textId="77777777" w:rsidR="0012573F" w:rsidRDefault="0038195A">
      <w:pPr>
        <w:pStyle w:val="BodyText"/>
      </w:pPr>
      <w:r>
        <w:rPr>
          <w:vertAlign w:val="superscript"/>
        </w:rPr>
        <w:t>1</w:t>
      </w:r>
      <w:r>
        <w:t xml:space="preserve"> University of Florida, Department of Entomology and Nematology, North Florida Research and Education Center, Quincy FL 32351</w:t>
      </w:r>
    </w:p>
    <w:p w14:paraId="40C61C12" w14:textId="77777777" w:rsidR="0012573F" w:rsidRDefault="0038195A">
      <w:pPr>
        <w:pStyle w:val="BodyText"/>
      </w:pPr>
      <w:r>
        <w:rPr>
          <w:vertAlign w:val="superscript"/>
        </w:rPr>
        <w:t>2</w:t>
      </w:r>
      <w:r>
        <w:t xml:space="preserve"> University of Florida, Department of Entomology and Nematology, Tropical Research and Education Center, Homestead FL 33031</w:t>
      </w:r>
    </w:p>
    <w:p w14:paraId="0B2FBF46" w14:textId="77777777" w:rsidR="0012573F" w:rsidRDefault="0038195A">
      <w:pPr>
        <w:pStyle w:val="BodyText"/>
      </w:pPr>
      <w:r>
        <w:rPr>
          <w:vertAlign w:val="superscript"/>
        </w:rPr>
        <w:t>3</w:t>
      </w:r>
      <w:r>
        <w:t xml:space="preserve"> University of Florida, Department of Environmental Horticulture, North Florida Research and Education Center, Quincy FL 32351</w:t>
      </w:r>
    </w:p>
    <w:p w14:paraId="41C9A703" w14:textId="77777777" w:rsidR="0012573F" w:rsidRDefault="0038195A">
      <w:pPr>
        <w:pStyle w:val="BodyText"/>
      </w:pPr>
      <w:r>
        <w:rPr>
          <w:vertAlign w:val="superscript"/>
        </w:rPr>
        <w:t>4</w:t>
      </w:r>
      <w:r>
        <w:t xml:space="preserve"> University of Florida, Department of Plant Pathology, North Florida Research and Education Center, Quincy FL 32351</w:t>
      </w:r>
    </w:p>
    <w:p w14:paraId="7018FBF9" w14:textId="77777777" w:rsidR="0012573F" w:rsidRDefault="0038195A">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09877027" w14:textId="77777777" w:rsidR="0012573F" w:rsidRDefault="0038195A">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14:paraId="2BE642D7" w14:textId="77777777" w:rsidR="0012573F" w:rsidRDefault="0038195A">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14:paraId="3B9EEE33" w14:textId="77777777" w:rsidR="0012573F" w:rsidRDefault="0038195A">
      <w:pPr>
        <w:pStyle w:val="BodyText"/>
      </w:pPr>
      <w:r>
        <w:t>*Corresponding author; E-mail: xmartini@ufl.edu Phone: 850-875-7160 Fax: 352-846-6617</w:t>
      </w:r>
    </w:p>
    <w:p w14:paraId="5B24E7ED" w14:textId="77777777" w:rsidR="0012573F" w:rsidRDefault="0038195A">
      <w:r>
        <w:br w:type="page"/>
      </w:r>
    </w:p>
    <w:p w14:paraId="31E2614A" w14:textId="77777777" w:rsidR="0012573F" w:rsidRDefault="0038195A">
      <w:pPr>
        <w:pStyle w:val="Heading3"/>
      </w:pPr>
      <w:bookmarkStart w:id="1" w:name="abstract"/>
      <w:bookmarkEnd w:id="0"/>
      <w:r>
        <w:lastRenderedPageBreak/>
        <w:t>Abstract</w:t>
      </w:r>
    </w:p>
    <w:p w14:paraId="54BB26D4" w14:textId="3C75D73F" w:rsidR="0012573F" w:rsidRDefault="0038195A">
      <w:pPr>
        <w:pStyle w:val="FirstParagraph"/>
      </w:pPr>
      <w:r>
        <w:t xml:space="preserve">Flat mites from the genus </w:t>
      </w:r>
      <w:r>
        <w:rPr>
          <w:i/>
          <w:iCs/>
        </w:rPr>
        <w:t>Brevipalpus</w:t>
      </w:r>
      <w:r>
        <w:t xml:space="preserve"> Donnadieu (Trombidiformes: Tenuipalpidae) are the only known vectors of dichorhaviruses and transmit </w:t>
      </w:r>
      <w:r>
        <w:rPr>
          <w:i/>
          <w:iCs/>
        </w:rPr>
        <w:t xml:space="preserve">Orchid fleck </w:t>
      </w:r>
      <w:proofErr w:type="spellStart"/>
      <w:r>
        <w:rPr>
          <w:i/>
          <w:iCs/>
        </w:rPr>
        <w:t>dichorhavirus</w:t>
      </w:r>
      <w:proofErr w:type="spellEnd"/>
      <w:r>
        <w:t xml:space="preserve"> (OFV) in a persistent propagative manner. OFV is the type species for the genus </w:t>
      </w:r>
      <w:r>
        <w:rPr>
          <w:i/>
          <w:iCs/>
        </w:rPr>
        <w:t>Dichorhavirus</w:t>
      </w:r>
      <w:r>
        <w:t xml:space="preserve"> and infects 50+ spp. of Orchidaceae, Nolinoideae, and </w:t>
      </w:r>
      <w:r>
        <w:rPr>
          <w:i/>
          <w:iCs/>
        </w:rPr>
        <w:t>Citrus</w:t>
      </w:r>
      <w:r>
        <w:t xml:space="preserve">. During June 2020, </w:t>
      </w:r>
      <w:del w:id="2" w:author="Carrillo,Daniel" w:date="2021-03-15T08:59:00Z">
        <w:r w:rsidDel="00DD521B">
          <w:delText xml:space="preserve">we observed </w:delText>
        </w:r>
      </w:del>
      <w:r>
        <w:t xml:space="preserve">chlorotic ringspot symptoms </w:t>
      </w:r>
      <w:ins w:id="3" w:author="Carrillo,Daniel" w:date="2021-03-15T08:59:00Z">
        <w:r w:rsidR="00DD521B">
          <w:t>we</w:t>
        </w:r>
        <w:r w:rsidR="00DD521B">
          <w:t>re</w:t>
        </w:r>
        <w:r w:rsidR="00DD521B">
          <w:t xml:space="preserve"> observed </w:t>
        </w:r>
      </w:ins>
      <w:r>
        <w:t>on Giant Lilyturf (</w:t>
      </w:r>
      <w:r>
        <w:rPr>
          <w:i/>
          <w:iCs/>
        </w:rPr>
        <w:t>Liriope</w:t>
      </w:r>
      <w:r>
        <w:t xml:space="preserve"> spp., cv. ‘Gigantea’) in the landscape of Leon County, Florida. </w:t>
      </w:r>
      <w:del w:id="4" w:author="Carrillo,Daniel" w:date="2021-03-15T08:59:00Z">
        <w:r w:rsidDel="00DD521B">
          <w:delText xml:space="preserve">We tested plant </w:delText>
        </w:r>
      </w:del>
      <w:ins w:id="5" w:author="Carrillo,Daniel" w:date="2021-03-15T08:59:00Z">
        <w:r w:rsidR="00DD521B">
          <w:t>P</w:t>
        </w:r>
        <w:r w:rsidR="00DD521B">
          <w:t xml:space="preserve">lant </w:t>
        </w:r>
      </w:ins>
      <w:r>
        <w:t xml:space="preserve">samples </w:t>
      </w:r>
      <w:ins w:id="6" w:author="Carrillo,Daniel" w:date="2021-03-15T08:59:00Z">
        <w:r w:rsidR="00DD521B">
          <w:t>w</w:t>
        </w:r>
        <w:r w:rsidR="00DD521B">
          <w:t>e</w:t>
        </w:r>
        <w:r w:rsidR="00DD521B">
          <w:t>re</w:t>
        </w:r>
        <w:r w:rsidR="00DD521B">
          <w:t xml:space="preserve"> tested </w:t>
        </w:r>
      </w:ins>
      <w:r>
        <w:t xml:space="preserve">for a wide range of pathogens and ultimately identified the pathogen as </w:t>
      </w:r>
      <w:commentRangeStart w:id="7"/>
      <w:r>
        <w:rPr>
          <w:i/>
          <w:iCs/>
        </w:rPr>
        <w:t>Orchid fleck dichorhavirus</w:t>
      </w:r>
      <w:r>
        <w:t xml:space="preserve">. </w:t>
      </w:r>
      <w:del w:id="8" w:author="Carrillo,Daniel" w:date="2021-03-15T09:00:00Z">
        <w:r w:rsidDel="00AC0790">
          <w:delText>We took further</w:delText>
        </w:r>
      </w:del>
      <w:proofErr w:type="gramStart"/>
      <w:ins w:id="9" w:author="Carrillo,Daniel" w:date="2021-03-15T09:00:00Z">
        <w:r w:rsidR="00AC0790">
          <w:t xml:space="preserve">Additional </w:t>
        </w:r>
      </w:ins>
      <w:r>
        <w:t xml:space="preserve"> samples</w:t>
      </w:r>
      <w:proofErr w:type="gramEnd"/>
      <w:r>
        <w:t xml:space="preserve"> from other </w:t>
      </w:r>
      <w:r>
        <w:rPr>
          <w:i/>
          <w:iCs/>
        </w:rPr>
        <w:t>Liriope</w:t>
      </w:r>
      <w:r>
        <w:t xml:space="preserve"> spp., </w:t>
      </w:r>
      <w:r>
        <w:rPr>
          <w:i/>
          <w:iCs/>
        </w:rPr>
        <w:t>Ophiopogon</w:t>
      </w:r>
      <w:r>
        <w:t xml:space="preserve"> spp., and </w:t>
      </w:r>
      <w:r>
        <w:rPr>
          <w:i/>
          <w:iCs/>
        </w:rPr>
        <w:t>Aspidistra elatior</w:t>
      </w:r>
      <w:r>
        <w:t xml:space="preserve"> Blume (</w:t>
      </w:r>
      <w:proofErr w:type="spellStart"/>
      <w:r>
        <w:t>Asparagale</w:t>
      </w:r>
      <w:commentRangeEnd w:id="7"/>
      <w:r w:rsidR="008D6590">
        <w:rPr>
          <w:rStyle w:val="CommentReference"/>
          <w:rFonts w:asciiTheme="minorHAnsi" w:hAnsiTheme="minorHAnsi"/>
        </w:rPr>
        <w:commentReference w:id="7"/>
      </w:r>
      <w:r>
        <w:t>s</w:t>
      </w:r>
      <w:proofErr w:type="spellEnd"/>
      <w:r>
        <w:t xml:space="preserve">: </w:t>
      </w:r>
      <w:commentRangeStart w:id="10"/>
      <w:proofErr w:type="spellStart"/>
      <w:r>
        <w:t>Nolinoideae</w:t>
      </w:r>
      <w:proofErr w:type="spellEnd"/>
      <w:r>
        <w:t>) in Leon and Alachua county</w:t>
      </w:r>
      <w:del w:id="11" w:author="Carrillo,Daniel" w:date="2021-03-15T09:00:00Z">
        <w:r w:rsidDel="00AC0790">
          <w:delText xml:space="preserve">. All symptomatic plants </w:delText>
        </w:r>
      </w:del>
      <w:ins w:id="12" w:author="Carrillo,Daniel" w:date="2021-03-15T09:00:00Z">
        <w:r w:rsidR="00AC0790">
          <w:t xml:space="preserve"> also </w:t>
        </w:r>
      </w:ins>
      <w:r>
        <w:t>tested positive for OFV</w:t>
      </w:r>
      <w:commentRangeEnd w:id="10"/>
      <w:r w:rsidR="00B45DAF">
        <w:rPr>
          <w:rStyle w:val="CommentReference"/>
          <w:rFonts w:asciiTheme="minorHAnsi" w:hAnsiTheme="minorHAnsi"/>
        </w:rPr>
        <w:commentReference w:id="10"/>
      </w:r>
      <w:ins w:id="13" w:author="Carrillo,Daniel" w:date="2021-03-15T09:03:00Z">
        <w:r w:rsidR="00F71A46">
          <w:t>s</w:t>
        </w:r>
      </w:ins>
      <w:r>
        <w:t xml:space="preserve">. </w:t>
      </w:r>
      <w:bookmarkStart w:id="14" w:name="_Hlk66375634"/>
      <w:del w:id="15" w:author="Carrillo,Daniel" w:date="2021-03-15T09:03:00Z">
        <w:r w:rsidDel="005F58AB">
          <w:delText xml:space="preserve">We recovered </w:delText>
        </w:r>
      </w:del>
      <w:ins w:id="16" w:author="Carrillo,Daniel" w:date="2021-03-15T09:03:00Z">
        <w:r w:rsidR="005F58AB">
          <w:t>T</w:t>
        </w:r>
      </w:ins>
      <w:ins w:id="17" w:author="Carrillo,Daniel" w:date="2021-03-11T17:09:00Z">
        <w:r w:rsidR="0032794D">
          <w:t xml:space="preserve">hree </w:t>
        </w:r>
      </w:ins>
      <w:del w:id="18" w:author="Carrillo,Daniel" w:date="2021-03-11T17:09:00Z">
        <w:r w:rsidDel="0032794D">
          <w:delText xml:space="preserve">mites </w:delText>
        </w:r>
      </w:del>
      <w:ins w:id="19" w:author="Carrillo,Daniel" w:date="2021-03-11T17:09:00Z">
        <w:r w:rsidR="0032794D">
          <w:t xml:space="preserve">mite species </w:t>
        </w:r>
      </w:ins>
      <w:ins w:id="20" w:author="Carrillo,Daniel" w:date="2021-03-15T09:03:00Z">
        <w:r w:rsidR="005F58AB">
          <w:t xml:space="preserve">were associated with </w:t>
        </w:r>
      </w:ins>
      <w:del w:id="21" w:author="Carrillo,Daniel" w:date="2021-03-15T09:03:00Z">
        <w:r w:rsidDel="005F58AB">
          <w:delText xml:space="preserve">from </w:delText>
        </w:r>
      </w:del>
      <w:r>
        <w:t xml:space="preserve">OFV-infected plants, </w:t>
      </w:r>
      <w:del w:id="22" w:author="Carrillo,Daniel" w:date="2021-03-11T17:09:00Z">
        <w:r w:rsidDel="003B22BB">
          <w:delText xml:space="preserve">which belonged to </w:delText>
        </w:r>
      </w:del>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ins w:id="23" w:author="Carrillo,Daniel" w:date="2021-03-11T17:09:00Z">
        <w:r w:rsidR="003451A6">
          <w:t xml:space="preserve">, </w:t>
        </w:r>
      </w:ins>
      <w:ins w:id="24" w:author="Carrillo,Daniel" w:date="2021-03-11T17:10:00Z">
        <w:r w:rsidR="003B22BB" w:rsidRPr="00F83A5A">
          <w:rPr>
            <w:i/>
            <w:iCs/>
            <w:rPrChange w:id="25" w:author="Carrillo,Daniel" w:date="2021-03-11T17:10:00Z">
              <w:rPr/>
            </w:rPrChange>
          </w:rPr>
          <w:t>B</w:t>
        </w:r>
        <w:r w:rsidR="00F83A5A" w:rsidRPr="00F83A5A">
          <w:rPr>
            <w:i/>
            <w:iCs/>
            <w:rPrChange w:id="26" w:author="Carrillo,Daniel" w:date="2021-03-11T17:10:00Z">
              <w:rPr/>
            </w:rPrChange>
          </w:rPr>
          <w:t>.</w:t>
        </w:r>
        <w:r w:rsidR="003B22BB" w:rsidRPr="00F83A5A">
          <w:rPr>
            <w:i/>
            <w:iCs/>
            <w:rPrChange w:id="27" w:author="Carrillo,Daniel" w:date="2021-03-11T17:10:00Z">
              <w:rPr/>
            </w:rPrChange>
          </w:rPr>
          <w:t xml:space="preserve"> </w:t>
        </w:r>
        <w:proofErr w:type="spellStart"/>
        <w:r w:rsidR="003B22BB" w:rsidRPr="00F83A5A">
          <w:rPr>
            <w:i/>
            <w:iCs/>
            <w:rPrChange w:id="28" w:author="Carrillo,Daniel" w:date="2021-03-11T17:10:00Z">
              <w:rPr/>
            </w:rPrChange>
          </w:rPr>
          <w:t>obovatus</w:t>
        </w:r>
        <w:proofErr w:type="spellEnd"/>
        <w:r w:rsidR="003B22BB">
          <w:t xml:space="preserve"> and </w:t>
        </w:r>
        <w:r w:rsidR="00F83A5A" w:rsidRPr="00F83A5A">
          <w:rPr>
            <w:i/>
            <w:iCs/>
            <w:rPrChange w:id="29" w:author="Carrillo,Daniel" w:date="2021-03-11T17:11:00Z">
              <w:rPr/>
            </w:rPrChange>
          </w:rPr>
          <w:t xml:space="preserve">B. </w:t>
        </w:r>
      </w:ins>
      <w:bookmarkEnd w:id="14"/>
      <w:ins w:id="30" w:author="Carrillo,Daniel" w:date="2021-03-15T09:03:00Z">
        <w:r w:rsidR="005F58AB">
          <w:rPr>
            <w:i/>
            <w:iCs/>
          </w:rPr>
          <w:t>confuses</w:t>
        </w:r>
        <w:r w:rsidR="005F58AB">
          <w:t>. O</w:t>
        </w:r>
      </w:ins>
      <w:ins w:id="31" w:author="Carrillo,Daniel" w:date="2021-03-11T17:31:00Z">
        <w:r w:rsidR="00F8737E">
          <w:t>ne of th</w:t>
        </w:r>
        <w:r w:rsidR="00117EC2">
          <w:t>ese</w:t>
        </w:r>
        <w:r w:rsidR="00F8737E">
          <w:t xml:space="preserve"> species </w:t>
        </w:r>
        <w:r w:rsidR="00117EC2">
          <w:t>is</w:t>
        </w:r>
        <w:r w:rsidR="00F8737E">
          <w:t xml:space="preserve"> </w:t>
        </w:r>
      </w:ins>
      <w:ins w:id="32" w:author="Carrillo,Daniel" w:date="2021-03-11T17:30:00Z">
        <w:r w:rsidR="00CA3152">
          <w:t>presumably</w:t>
        </w:r>
      </w:ins>
      <w:ins w:id="33" w:author="Carrillo,Daniel" w:date="2021-03-11T17:31:00Z">
        <w:r w:rsidR="00F8737E">
          <w:t xml:space="preserve"> responsible</w:t>
        </w:r>
      </w:ins>
      <w:ins w:id="34" w:author="Carrillo,Daniel" w:date="2021-03-11T17:30:00Z">
        <w:r w:rsidR="00CA3152">
          <w:t xml:space="preserve"> </w:t>
        </w:r>
      </w:ins>
      <w:ins w:id="35" w:author="Carrillo,Daniel" w:date="2021-03-11T17:31:00Z">
        <w:r w:rsidR="00F8737E">
          <w:t>for</w:t>
        </w:r>
      </w:ins>
      <w:ins w:id="36" w:author="Carrillo,Daniel" w:date="2021-03-11T17:30:00Z">
        <w:r w:rsidR="00CA3152">
          <w:t xml:space="preserve"> OFV transmission</w:t>
        </w:r>
      </w:ins>
      <w:r>
        <w:t xml:space="preserve">. Florida has various mite species of </w:t>
      </w:r>
      <w:proofErr w:type="spellStart"/>
      <w:r>
        <w:rPr>
          <w:i/>
          <w:iCs/>
        </w:rPr>
        <w:t>Brevipalpus</w:t>
      </w:r>
      <w:proofErr w:type="spellEnd"/>
      <w:r>
        <w:t xml:space="preserve"> and a diverse array of susceptible plant species in the landscape, both native and introduced. We suggest that OFV already has a wide distribution in Florida which will continue to spread if unchecked, representing a potential threat for many plants of economic importance for Florida.</w:t>
      </w:r>
    </w:p>
    <w:p w14:paraId="2ACD6FC7" w14:textId="77777777" w:rsidR="0012573F" w:rsidRDefault="0038195A">
      <w:pPr>
        <w:pStyle w:val="Heading3"/>
      </w:pPr>
      <w:bookmarkStart w:id="37" w:name="keywords"/>
      <w:bookmarkEnd w:id="1"/>
      <w:r>
        <w:t>Keywords:</w:t>
      </w:r>
    </w:p>
    <w:p w14:paraId="2645FA30" w14:textId="77777777" w:rsidR="0012573F" w:rsidRDefault="0038195A">
      <w:pPr>
        <w:pStyle w:val="FirstParagraph"/>
      </w:pPr>
      <w:r>
        <w:t xml:space="preserve">false spider mite, flat mite, </w:t>
      </w:r>
      <w:r>
        <w:rPr>
          <w:i/>
          <w:iCs/>
        </w:rPr>
        <w:t>Brevipalpus</w:t>
      </w:r>
      <w:r>
        <w:t xml:space="preserve">-transmitted viruses, </w:t>
      </w:r>
      <w:r>
        <w:rPr>
          <w:i/>
          <w:iCs/>
        </w:rPr>
        <w:t>Liriope</w:t>
      </w:r>
      <w:r>
        <w:t>, Ruscaceae, Asparagaceae, orchid, Orchidaceae, pests, ornamental plants</w:t>
      </w:r>
    </w:p>
    <w:p w14:paraId="659BD58F" w14:textId="77777777" w:rsidR="0012573F" w:rsidRDefault="0038195A">
      <w:r>
        <w:br w:type="page"/>
      </w:r>
    </w:p>
    <w:p w14:paraId="265CABCA" w14:textId="6C9AE2E8" w:rsidR="0012573F" w:rsidRDefault="0038195A">
      <w:pPr>
        <w:pStyle w:val="BodyText"/>
      </w:pPr>
      <w:r>
        <w:rPr>
          <w:i/>
          <w:iCs/>
        </w:rPr>
        <w:lastRenderedPageBreak/>
        <w:t>Orchid fleck dichorhavirus</w:t>
      </w:r>
      <w:r>
        <w:t xml:space="preserve"> (OFV) is the type species for the genus </w:t>
      </w:r>
      <w:r>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the only known vector</w:t>
      </w:r>
      <w:ins w:id="38" w:author="Carrillo,Daniel" w:date="2021-03-11T17:12:00Z">
        <w:r w:rsidR="0023422A">
          <w:t>s</w:t>
        </w:r>
      </w:ins>
      <w:r>
        <w:t xml:space="preserve"> for </w:t>
      </w:r>
      <w:proofErr w:type="spellStart"/>
      <w:r>
        <w:t>dichorhaviruses</w:t>
      </w:r>
      <w:proofErr w:type="spellEnd"/>
      <w:r>
        <w:t xml:space="preserve"> (Maeda 1998). These mites transmit OFV in a persistent propagative manner (Kondo et al. 2003).</w:t>
      </w:r>
    </w:p>
    <w:p w14:paraId="4C3719E2" w14:textId="77777777" w:rsidR="0012573F" w:rsidRDefault="0038195A">
      <w:pPr>
        <w:pStyle w:val="BodyText"/>
      </w:pPr>
      <w:r>
        <w:t xml:space="preserve">OFV-infected plants exhibit various symptoms dependent on the variety of plant infected as well as the strain of the virus (Kubo et al. 2009), but symptoms typically appear as chlorotic flecks, which ultimately coalesce into larger spots or ringspot patterns (Fig. 1). </w:t>
      </w:r>
    </w:p>
    <w:p w14:paraId="78E8C119" w14:textId="77777777" w:rsidR="0012573F" w:rsidRDefault="0038195A">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1444DFA9" w14:textId="77777777" w:rsidR="0012573F" w:rsidRDefault="0038195A">
      <w:pPr>
        <w:pStyle w:val="BodyText"/>
      </w:pPr>
      <w:r>
        <w:t xml:space="preserve">OFV naturally infects 50+ spp of Orchidaceae (Kitajima et al. 2010, Peng et al. 2013), some Nolinoideae Dietzgen, Tassi, et al. (2018), and </w:t>
      </w:r>
      <w:r>
        <w:rPr>
          <w:i/>
          <w:iCs/>
        </w:rPr>
        <w:t>Citrus</w:t>
      </w:r>
      <w:r>
        <w:t xml:space="preserve"> where it causes citrus leprosis-like symptoms Roy et al. (2020). Mechanical transmission of OFV is possible under lab conditions to various </w:t>
      </w:r>
      <w:r>
        <w:rPr>
          <w:i/>
          <w:iCs/>
        </w:rPr>
        <w:t>Chenopodiaceae</w:t>
      </w:r>
      <w:r>
        <w:t xml:space="preserve">, </w:t>
      </w:r>
      <w:r>
        <w:rPr>
          <w:i/>
          <w:iCs/>
        </w:rPr>
        <w:t>Aizoaceae</w:t>
      </w:r>
      <w:r>
        <w:t xml:space="preserve">, </w:t>
      </w:r>
      <w:r>
        <w:rPr>
          <w:i/>
          <w:iCs/>
        </w:rPr>
        <w:t>Fabaceae</w:t>
      </w:r>
      <w:r>
        <w:t xml:space="preserve">, and </w:t>
      </w:r>
      <w:r>
        <w:rPr>
          <w:i/>
          <w:iCs/>
        </w:rPr>
        <w:t>Solanaceae</w:t>
      </w:r>
      <w:r>
        <w:t xml:space="preserve"> (Chang et al. 1976, Kondo et al. 2003, Peng et al. 2013).</w:t>
      </w:r>
    </w:p>
    <w:p w14:paraId="3145085F" w14:textId="77777777" w:rsidR="0012573F" w:rsidRDefault="0038195A">
      <w:pPr>
        <w:pStyle w:val="BodyText"/>
      </w:pPr>
      <w:r>
        <w:t xml:space="preserve">During June 2020, chlorotic ringspot symptoms were observed on the liriopogon Giant Lilyturf </w:t>
      </w:r>
      <w:r>
        <w:rPr>
          <w:i/>
          <w:iCs/>
        </w:rPr>
        <w:t>Liriope</w:t>
      </w:r>
      <w:r>
        <w:t xml:space="preserve"> spp., cv. ‘Gigantea’ in the landscape of Leon County, Florida (Fig. 1). Liropogons belong to the plant family Asparagaceae, subfamily Nolinoideae, which includes various monocotyledonous lilliod plants (Chase et al. 2009). Liriopogons are native to southeastern Asia, encompassing the closely-related genera </w:t>
      </w:r>
      <w:r>
        <w:rPr>
          <w:i/>
          <w:iCs/>
        </w:rPr>
        <w:t>Liriope</w:t>
      </w:r>
      <w:r>
        <w:t xml:space="preserve"> and </w:t>
      </w:r>
      <w:r>
        <w:rPr>
          <w:i/>
          <w:iCs/>
        </w:rPr>
        <w:t>Ophiopogon</w:t>
      </w:r>
      <w:r>
        <w:t>, which are characterized by evergreen, long grass-like leaves, and erect flowers which produce black, purple or blue, berry-like fruits, depending on the cultivar (Lattier et al. 2014, Fantz et al. 2015). These characteristics have given rise to various common names, including: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14:paraId="405F0445" w14:textId="77777777" w:rsidR="0012573F" w:rsidRDefault="0038195A">
      <w:pPr>
        <w:pStyle w:val="BodyText"/>
      </w:pPr>
      <w:r>
        <w:t xml:space="preserve">Plant leaf samples were initially tested at the Plant Disease Diagnostic Clinic at the North Florida Research and Education Center (NFREC) in Quincy, FL. The plant </w:t>
      </w:r>
      <w:r>
        <w:lastRenderedPageBreak/>
        <w:t xml:space="preserve">samples were tested for a wide range of common plant pathogens, but the results were inconclusive. The infected materials were subsequently sent to the Florida Department of Agriculture and Consumer Services (FDACS). The presence of </w:t>
      </w:r>
      <w:r>
        <w:rPr>
          <w:i/>
          <w:iCs/>
        </w:rPr>
        <w:t>Orchid fleck dichorhavirus</w:t>
      </w:r>
      <w:r>
        <w:t xml:space="preserve"> was confirmed via generic one step conventional RT-PCR with R2-Dicho-GF and R2-Dicho-GR primers, amplifying ~800 nt of L-gene (RNA2) amplicon from a leaf sample of infected </w:t>
      </w:r>
      <w:r>
        <w:rPr>
          <w:i/>
          <w:iCs/>
        </w:rPr>
        <w:t>Liriope</w:t>
      </w:r>
      <w:r>
        <w:t xml:space="preserve"> (Kubo et al. 2009). RT-qPCR confirmed OFV and the RT-PCR product was sequenced using Sanger sequencing and High Throughput Sequencing (Kondo et al. 2006). Sanger sequencing of RT-PCR amplicons shared 98 % nucleotide identity with OFV strains which infect orchids (GenBank Accession numbers: AB244418 and MK522807) (Kondo et al. 2006, 2014, Cook et al. 2019). Further samples were taken from various symptomatic cultivars of </w:t>
      </w:r>
      <w:r>
        <w:rPr>
          <w:i/>
          <w:iCs/>
        </w:rPr>
        <w:t>Liriope</w:t>
      </w:r>
      <w:r>
        <w:t xml:space="preserve"> spp., </w:t>
      </w:r>
      <w:r>
        <w:rPr>
          <w:i/>
          <w:iCs/>
        </w:rPr>
        <w:t>Ophiopogon</w:t>
      </w:r>
      <w:r>
        <w:t xml:space="preserve"> spp., as well as </w:t>
      </w:r>
      <w:r>
        <w:rPr>
          <w:i/>
          <w:iCs/>
        </w:rPr>
        <w:t>Aspidistra elatior</w:t>
      </w:r>
      <w:r>
        <w:t xml:space="preserve"> Blume (Asparagales: Nolinoideae) during subsequent visits to the initial site of collection as well as other locations in Leon county. Samples were tested via RT-PCR at the NFREC (</w:t>
      </w:r>
      <w:r>
        <w:rPr>
          <w:i/>
          <w:iCs/>
        </w:rPr>
        <w:t>Table 1</w:t>
      </w:r>
      <w:r>
        <w:t>) to confirm the presence of OFV.</w:t>
      </w:r>
    </w:p>
    <w:p w14:paraId="1833AA27" w14:textId="4696BB46" w:rsidR="0012573F" w:rsidRDefault="0038195A">
      <w:pPr>
        <w:pStyle w:val="BodyText"/>
      </w:pPr>
      <w:r>
        <w:t xml:space="preserve">Further surveys of Nolinoideae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proofErr w:type="spellStart"/>
      <w:r>
        <w:t>eriophyoid</w:t>
      </w:r>
      <w:proofErr w:type="spellEnd"/>
      <w:r>
        <w:t xml:space="preserve"> mites and flat mites which were </w:t>
      </w:r>
      <w:ins w:id="39" w:author="Carrillo,Daniel" w:date="2021-03-15T09:08:00Z">
        <w:r w:rsidR="009D302C">
          <w:t xml:space="preserve">originally </w:t>
        </w:r>
      </w:ins>
      <w:r>
        <w:t xml:space="preserve">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an identity which was confirmed by the FDACS via Differential Interference Contrast (DIC) microscopy. </w:t>
      </w:r>
      <w:r>
        <w:rPr>
          <w:i/>
          <w:iCs/>
        </w:rPr>
        <w:t>Brevipalpus</w:t>
      </w:r>
      <w:r>
        <w:t xml:space="preserve"> mites have been previously associated with OFV (Dietzgen, Tassi, et al. 2018, García-Escamilla et al. 2018, Beltran-Beltran et al. 2020) and similar diseases (Kitajima et al. 2010) and are known to feed on a large </w:t>
      </w:r>
      <w:r>
        <w:lastRenderedPageBreak/>
        <w:t xml:space="preserve">variety of economically-important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w:t>
      </w:r>
      <w:commentRangeStart w:id="40"/>
      <w:proofErr w:type="spellStart"/>
      <w:ins w:id="41" w:author="Carrillo,Daniel" w:date="2021-03-15T09:08:00Z">
        <w:r w:rsidR="003E5AE6">
          <w:t>Cryo</w:t>
        </w:r>
        <w:proofErr w:type="spellEnd"/>
        <w:r w:rsidR="003E5AE6">
          <w:t xml:space="preserve"> </w:t>
        </w:r>
        <w:commentRangeEnd w:id="40"/>
        <w:r w:rsidR="003E5AE6">
          <w:rPr>
            <w:rStyle w:val="CommentReference"/>
            <w:rFonts w:asciiTheme="minorHAnsi" w:hAnsiTheme="minorHAnsi"/>
          </w:rPr>
          <w:commentReference w:id="40"/>
        </w:r>
      </w:ins>
      <w:r>
        <w:t xml:space="preserve">LT-SEM techniques, which agreed with both prior identifications of </w:t>
      </w:r>
      <w:r>
        <w:rPr>
          <w:i/>
          <w:iCs/>
        </w:rPr>
        <w:t>B. californicus</w:t>
      </w:r>
      <w:r>
        <w:t xml:space="preserve"> s.l. </w:t>
      </w:r>
      <w:ins w:id="42" w:author="Carrillo,Daniel" w:date="2021-03-11T17:20:00Z">
        <w:r w:rsidR="00014ADC">
          <w:t xml:space="preserve">(Fig. 2) </w:t>
        </w:r>
      </w:ins>
      <w:ins w:id="43" w:author="Carrillo,Daniel" w:date="2021-03-11T17:19:00Z">
        <w:r w:rsidR="00014ADC">
          <w:t>but revealed the presence of two</w:t>
        </w:r>
      </w:ins>
      <w:ins w:id="44" w:author="Carrillo,Daniel" w:date="2021-03-11T17:20:00Z">
        <w:r w:rsidR="00014ADC">
          <w:t xml:space="preserve"> other species </w:t>
        </w:r>
        <w:r w:rsidR="00014ADC" w:rsidRPr="00014ADC">
          <w:rPr>
            <w:i/>
            <w:iCs/>
            <w:rPrChange w:id="45" w:author="Carrillo,Daniel" w:date="2021-03-11T17:20:00Z">
              <w:rPr/>
            </w:rPrChange>
          </w:rPr>
          <w:t xml:space="preserve">B. </w:t>
        </w:r>
        <w:proofErr w:type="spellStart"/>
        <w:r w:rsidR="00014ADC" w:rsidRPr="00014ADC">
          <w:rPr>
            <w:i/>
            <w:iCs/>
            <w:rPrChange w:id="46" w:author="Carrillo,Daniel" w:date="2021-03-11T17:20:00Z">
              <w:rPr/>
            </w:rPrChange>
          </w:rPr>
          <w:t>obovatus</w:t>
        </w:r>
        <w:proofErr w:type="spellEnd"/>
        <w:r w:rsidR="00014ADC" w:rsidRPr="00014ADC">
          <w:rPr>
            <w:i/>
            <w:iCs/>
            <w:rPrChange w:id="47" w:author="Carrillo,Daniel" w:date="2021-03-11T17:20:00Z">
              <w:rPr/>
            </w:rPrChange>
          </w:rPr>
          <w:t xml:space="preserve"> </w:t>
        </w:r>
        <w:r w:rsidR="00014ADC" w:rsidRPr="00014ADC">
          <w:t xml:space="preserve">and </w:t>
        </w:r>
        <w:r w:rsidR="00014ADC" w:rsidRPr="00014ADC">
          <w:rPr>
            <w:i/>
            <w:iCs/>
            <w:rPrChange w:id="48" w:author="Carrillo,Daniel" w:date="2021-03-11T17:20:00Z">
              <w:rPr/>
            </w:rPrChange>
          </w:rPr>
          <w:t xml:space="preserve">B. </w:t>
        </w:r>
        <w:proofErr w:type="spellStart"/>
        <w:r w:rsidR="00014ADC">
          <w:rPr>
            <w:i/>
            <w:iCs/>
          </w:rPr>
          <w:t>confus</w:t>
        </w:r>
      </w:ins>
      <w:ins w:id="49" w:author="Carrillo,Daniel" w:date="2021-03-11T17:34:00Z">
        <w:r w:rsidR="000B1550">
          <w:rPr>
            <w:i/>
            <w:iCs/>
          </w:rPr>
          <w:t>u</w:t>
        </w:r>
      </w:ins>
      <w:ins w:id="50" w:author="Carrillo,Daniel" w:date="2021-03-11T17:20:00Z">
        <w:r w:rsidR="00014ADC">
          <w:rPr>
            <w:i/>
            <w:iCs/>
          </w:rPr>
          <w:t>s</w:t>
        </w:r>
        <w:proofErr w:type="spellEnd"/>
        <w:r w:rsidR="00014ADC">
          <w:rPr>
            <w:i/>
            <w:iCs/>
          </w:rPr>
          <w:t>.</w:t>
        </w:r>
        <w:r w:rsidR="00014ADC" w:rsidRPr="00014ADC">
          <w:t xml:space="preserve"> </w:t>
        </w:r>
      </w:ins>
      <w:del w:id="51" w:author="Carrillo,Daniel" w:date="2021-03-11T17:20:00Z">
        <w:r w:rsidDel="00014ADC">
          <w:delText>(Fig. 2).</w:delText>
        </w:r>
      </w:del>
    </w:p>
    <w:p w14:paraId="111360E7" w14:textId="3B901682" w:rsidR="0012573F" w:rsidRDefault="0038195A">
      <w:pPr>
        <w:pStyle w:val="BodyText"/>
      </w:pPr>
      <w:r>
        <w:t xml:space="preserve">The earliest mention 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 addition, Bratsch et al. (2015) detected </w:t>
      </w:r>
      <w:r>
        <w:rPr>
          <w:i/>
          <w:iCs/>
        </w:rPr>
        <w:t>Brevipalpus</w:t>
      </w:r>
      <w:r>
        <w:t xml:space="preserve"> mites and their exoskeletons associated with OFV-infected plants. It appears that Bratsch et al. (2015) did not make a conclusive species identification, but did cite Kondo et al. (2003), suggesting that </w:t>
      </w:r>
      <w:del w:id="52" w:author="Carrillo,Daniel" w:date="2021-03-11T17:35:00Z">
        <w:r w:rsidDel="000B1550">
          <w:delText xml:space="preserve">they suspected </w:delText>
        </w:r>
      </w:del>
      <w:ins w:id="53" w:author="Carrillo,Daniel" w:date="2021-03-11T17:28:00Z">
        <w:r w:rsidR="001F56E4">
          <w:t xml:space="preserve">a mite in the </w:t>
        </w:r>
      </w:ins>
      <w:r>
        <w:rPr>
          <w:i/>
          <w:iCs/>
        </w:rPr>
        <w:t xml:space="preserve">B. </w:t>
      </w:r>
      <w:proofErr w:type="spellStart"/>
      <w:r>
        <w:rPr>
          <w:i/>
          <w:iCs/>
        </w:rPr>
        <w:t>californicus</w:t>
      </w:r>
      <w:proofErr w:type="spellEnd"/>
      <w:r>
        <w:t xml:space="preserve"> </w:t>
      </w:r>
      <w:ins w:id="54" w:author="Carrillo,Daniel" w:date="2021-03-11T17:29:00Z">
        <w:r w:rsidR="001F56E4">
          <w:t xml:space="preserve">group </w:t>
        </w:r>
      </w:ins>
      <w:r>
        <w:t>as the</w:t>
      </w:r>
      <w:del w:id="55" w:author="Carrillo,Daniel" w:date="2021-03-11T17:29:00Z">
        <w:r w:rsidDel="008551F0">
          <w:delText>ir</w:delText>
        </w:r>
      </w:del>
      <w:r>
        <w:t xml:space="preserve"> vector.</w:t>
      </w:r>
    </w:p>
    <w:p w14:paraId="2F794361" w14:textId="77777777" w:rsidR="0012573F" w:rsidRDefault="0038195A">
      <w:pPr>
        <w:pStyle w:val="BodyText"/>
      </w:pPr>
      <w:r>
        <w:t xml:space="preserve">OFV has been reported in other Nolinoideae in Australia (Mei et al. 2016, Dietzgen, Tassi, et al. 2018), including </w:t>
      </w:r>
      <w:r>
        <w:rPr>
          <w:i/>
          <w:iCs/>
        </w:rPr>
        <w:t>Liriope spicata</w:t>
      </w:r>
      <w:r>
        <w:t xml:space="preserve"> (Thunb.) Lour. (Mei et al. 2016). Our plants are thought to belong to different species of </w:t>
      </w:r>
      <w:r>
        <w:rPr>
          <w:i/>
          <w:iCs/>
        </w:rPr>
        <w:t>Liriope</w:t>
      </w:r>
      <w:r>
        <w:t xml:space="preserve"> which are not </w:t>
      </w:r>
      <w:r>
        <w:rPr>
          <w:i/>
          <w:iCs/>
        </w:rPr>
        <w:t>L. spicata</w:t>
      </w:r>
      <w:r>
        <w:t xml:space="preserve"> and we are </w:t>
      </w:r>
      <w:r>
        <w:lastRenderedPageBreak/>
        <w:t xml:space="preserve">not aware of any record which reports OFV infection in </w:t>
      </w:r>
      <w:r>
        <w:rPr>
          <w:i/>
          <w:iCs/>
        </w:rPr>
        <w:t>Ophiopogon</w:t>
      </w:r>
      <w:r>
        <w:t xml:space="preserve"> plants.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14:paraId="5A1AA253" w14:textId="77777777" w:rsidR="0012573F" w:rsidRDefault="0038195A">
      <w:pPr>
        <w:pStyle w:val="Heading3"/>
      </w:pPr>
      <w:bookmarkStart w:id="56" w:name="control-methods-for-brevipalpus-mites"/>
      <w:bookmarkEnd w:id="37"/>
      <w:r>
        <w:t xml:space="preserve">Control methods for </w:t>
      </w:r>
      <w:r>
        <w:rPr>
          <w:i/>
          <w:iCs/>
        </w:rPr>
        <w:t>Brevipalpus</w:t>
      </w:r>
      <w:r>
        <w:t xml:space="preserve"> mites</w:t>
      </w:r>
    </w:p>
    <w:p w14:paraId="4AD22BEF" w14:textId="77777777" w:rsidR="0012573F" w:rsidRDefault="0038195A">
      <w:pPr>
        <w:pStyle w:val="FirstParagraph"/>
      </w:pPr>
      <w:commentRangeStart w:id="57"/>
      <w:r>
        <w:t xml:space="preserve">Reducing the populations of the </w:t>
      </w:r>
      <w:r>
        <w:rPr>
          <w:i/>
          <w:iCs/>
        </w:rPr>
        <w:t>Brevipalpus</w:t>
      </w:r>
      <w:r>
        <w:t xml:space="preserve"> mite vector may be able to reduce the spread of OFV by infective mites, but infected plants are not able to recover from the virus and must be rouged or removed. Rouging plants is a direct and efficient option to remove mite and virus populations quickly but increases in difficultly with the number of plants involved. Once infected plants have been removed, the objective will be to prevent re-infestation of the </w:t>
      </w:r>
      <w:r>
        <w:rPr>
          <w:i/>
          <w:iCs/>
        </w:rPr>
        <w:t>Brevipalpus</w:t>
      </w:r>
      <w:r>
        <w:t xml:space="preserve"> vector via conventional pest management methods.</w:t>
      </w:r>
    </w:p>
    <w:p w14:paraId="7BEC4B3C" w14:textId="77777777" w:rsidR="0012573F" w:rsidRDefault="0038195A">
      <w:pPr>
        <w:pStyle w:val="BodyText"/>
      </w:pPr>
      <w:r>
        <w:lastRenderedPageBreak/>
        <w:t xml:space="preserve">Most research on the integrated management of mites has been catered towards controlling various species of spider mites (Acari: Tetranychidae) (Leeuwen et al. 2015), but many of those methods can be applied to </w:t>
      </w:r>
      <w:r>
        <w:rPr>
          <w:i/>
          <w:iCs/>
        </w:rPr>
        <w:t>Brevipalpus</w:t>
      </w:r>
      <w:r>
        <w:t xml:space="preserve"> spp. as well:</w:t>
      </w:r>
      <w:commentRangeEnd w:id="57"/>
      <w:r w:rsidR="004212E6">
        <w:rPr>
          <w:rStyle w:val="CommentReference"/>
          <w:rFonts w:asciiTheme="minorHAnsi" w:hAnsiTheme="minorHAnsi"/>
        </w:rPr>
        <w:commentReference w:id="57"/>
      </w:r>
    </w:p>
    <w:p w14:paraId="330F2DB7" w14:textId="4D44759D" w:rsidR="0012573F" w:rsidRDefault="0038195A">
      <w:pPr>
        <w:pStyle w:val="BodyText"/>
      </w:pPr>
      <w:r>
        <w:t xml:space="preserve">Chemical control via synthetic acaricides is commonly used to control </w:t>
      </w:r>
      <w:r>
        <w:rPr>
          <w:i/>
          <w:iCs/>
        </w:rPr>
        <w:t>Brevipalpus</w:t>
      </w:r>
      <w:r>
        <w:t xml:space="preserve"> spp. (Leeuwen et al. 2015), but acaricides have some drawbacks. Many products control a broad class of arthropods, but often they do so indiscriminately, killing beneficial insects as well as pests (Suckling et al. 2013). Control strategies which rely heavily on chemical control have the potential to encourage pesticide resistance in mite populations and pesticide resistance has been reported in various </w:t>
      </w:r>
      <w:r>
        <w:rPr>
          <w:i/>
          <w:iCs/>
        </w:rPr>
        <w:t>Brevipalpus</w:t>
      </w:r>
      <w:r>
        <w:t xml:space="preserve"> populations (Alves et al. 2000, Omoto et al. 2000, Campos and Omoto 2002</w:t>
      </w:r>
      <w:ins w:id="58" w:author="Carrillo,Daniel" w:date="2021-03-11T17:23:00Z">
        <w:r w:rsidR="00BE2953">
          <w:t xml:space="preserve">, </w:t>
        </w:r>
      </w:ins>
      <w:commentRangeStart w:id="59"/>
      <w:ins w:id="60" w:author="Carrillo,Daniel" w:date="2021-03-11T17:24:00Z">
        <w:r w:rsidR="00150302">
          <w:t>Rocha et al. 2021</w:t>
        </w:r>
      </w:ins>
      <w:commentRangeEnd w:id="59"/>
      <w:ins w:id="61" w:author="Carrillo,Daniel" w:date="2021-03-11T17:25:00Z">
        <w:r w:rsidR="007F7857">
          <w:rPr>
            <w:rStyle w:val="CommentReference"/>
            <w:rFonts w:asciiTheme="minorHAnsi" w:hAnsiTheme="minorHAnsi"/>
          </w:rPr>
          <w:commentReference w:id="59"/>
        </w:r>
      </w:ins>
      <w:r>
        <w:t xml:space="preserve">). In addition, it is important to consider the interactions which may occur between different chemical applications or tank mixes (Vechia et al. 2018). Lastly, application costs of chemical controls can be large and increase the cost of production (Rodrigues and Machado 2000), nevertheless chemical applications are valuable tools used to consider against </w:t>
      </w:r>
      <w:r>
        <w:rPr>
          <w:i/>
          <w:iCs/>
        </w:rPr>
        <w:t>Brevipalpus</w:t>
      </w:r>
      <w:r>
        <w:t>.</w:t>
      </w:r>
    </w:p>
    <w:p w14:paraId="68599521" w14:textId="77777777" w:rsidR="0012573F" w:rsidRDefault="0038195A">
      <w:pPr>
        <w:pStyle w:val="BodyText"/>
      </w:pPr>
      <w:r>
        <w:t xml:space="preserve">Various biological control methods have also been studied, but their use has not been widely adopted (Messing and Brodeur 2017). Even so, some studies have found biological control methods which could be used specifically for </w:t>
      </w:r>
      <w:r>
        <w:rPr>
          <w:i/>
          <w:iCs/>
        </w:rPr>
        <w:t>Brevipalpus</w:t>
      </w:r>
      <w:r>
        <w:t xml:space="preserve"> mites: The predatory mite </w:t>
      </w:r>
      <w:r>
        <w:rPr>
          <w:i/>
          <w:iCs/>
        </w:rPr>
        <w:t>Galendromus helveolus</w:t>
      </w:r>
      <w:r>
        <w:t xml:space="preserve"> (Chant) (Acari: Phytoseiidae) has been reported to feed on eggs, larvae and nymphs of </w:t>
      </w:r>
      <w:r>
        <w:rPr>
          <w:i/>
          <w:iCs/>
        </w:rPr>
        <w:t>B. californicus</w:t>
      </w:r>
      <w:r>
        <w:t xml:space="preserve"> (Chen et al. 2006) and studies of </w:t>
      </w:r>
      <w:r>
        <w:rPr>
          <w:i/>
          <w:iCs/>
        </w:rPr>
        <w:t>Amblyseius largoensis</w:t>
      </w:r>
      <w:r>
        <w:t xml:space="preserve"> (Muma) (Acari: Phytoseiidae) demonstrated its ability to suppress populations of </w:t>
      </w:r>
      <w:r>
        <w:rPr>
          <w:i/>
          <w:iCs/>
        </w:rPr>
        <w:t>B. yothersi</w:t>
      </w:r>
      <w:r>
        <w:t xml:space="preserve"> on citrus plants (Argolo et al. 2020). In addition, the entomopathogenic fungus </w:t>
      </w:r>
      <w:r>
        <w:rPr>
          <w:i/>
          <w:iCs/>
        </w:rPr>
        <w:t>Metarhizium anisopliae</w:t>
      </w:r>
      <w:r>
        <w:t xml:space="preserve"> var. </w:t>
      </w:r>
      <w:r>
        <w:rPr>
          <w:i/>
          <w:iCs/>
        </w:rPr>
        <w:t>acridum</w:t>
      </w:r>
      <w:r>
        <w:t xml:space="preserve"> was found to be </w:t>
      </w:r>
      <w:r>
        <w:lastRenderedPageBreak/>
        <w:t xml:space="preserve">pathogenic to </w:t>
      </w:r>
      <w:r>
        <w:rPr>
          <w:i/>
          <w:iCs/>
        </w:rPr>
        <w:t>B. phoenicis</w:t>
      </w:r>
      <w:r>
        <w:t xml:space="preserve"> (Magalhães et al. 2005). In our own surveys, we have found mites which succumbed to fungal infections (Fig. 3); however the fungal species was not determined.</w:t>
      </w:r>
    </w:p>
    <w:p w14:paraId="4FBAF00C" w14:textId="77777777" w:rsidR="0012573F" w:rsidRDefault="0038195A">
      <w:pPr>
        <w:pStyle w:val="Heading3"/>
      </w:pPr>
      <w:bookmarkStart w:id="62" w:name="conclusion"/>
      <w:bookmarkEnd w:id="56"/>
      <w:r>
        <w:t>Conclusion</w:t>
      </w:r>
    </w:p>
    <w:p w14:paraId="5197ED20" w14:textId="439E6538" w:rsidR="0012573F" w:rsidRDefault="0038195A">
      <w:pPr>
        <w:pStyle w:val="FirstParagraph"/>
      </w:pPr>
      <w:r>
        <w:t xml:space="preserve">Detecting OFV in Florida represents a concern for horticulturalists who grow susceptible plants of economic importance, including orchids, </w:t>
      </w:r>
      <w:r>
        <w:rPr>
          <w:i/>
          <w:iCs/>
        </w:rPr>
        <w:t>Liriope</w:t>
      </w:r>
      <w:r>
        <w:t xml:space="preserve">, </w:t>
      </w:r>
      <w:r>
        <w:rPr>
          <w:i/>
          <w:iCs/>
        </w:rPr>
        <w:t>Ophiopogon</w:t>
      </w:r>
      <w:r>
        <w:t xml:space="preserve">, or other susceptible Asparagales spp. which are commonly used in landscaping. Florida is also home to a plethora of native and naturalized orchid species, many of which are 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w:t>
      </w:r>
      <w:ins w:id="63" w:author="Carrillo,Daniel" w:date="2021-03-11T17:38:00Z">
        <w:r w:rsidR="00751E3A">
          <w:t xml:space="preserve">identify the </w:t>
        </w:r>
        <w:proofErr w:type="spellStart"/>
        <w:r w:rsidR="003B138D">
          <w:t>vetor</w:t>
        </w:r>
        <w:proofErr w:type="spellEnd"/>
        <w:r w:rsidR="003B138D">
          <w:t xml:space="preserve"> </w:t>
        </w:r>
        <w:proofErr w:type="gramStart"/>
        <w:r w:rsidR="003B138D">
          <w:t>of  OFVs</w:t>
        </w:r>
        <w:proofErr w:type="gramEnd"/>
        <w:r w:rsidR="003B138D">
          <w:t xml:space="preserve"> in</w:t>
        </w:r>
      </w:ins>
      <w:ins w:id="64" w:author="Carrillo,Daniel" w:date="2021-03-11T17:39:00Z">
        <w:r w:rsidR="003B138D">
          <w:t xml:space="preserve"> Florida </w:t>
        </w:r>
        <w:r>
          <w:t xml:space="preserve">and </w:t>
        </w:r>
      </w:ins>
      <w:r>
        <w:t xml:space="preserve">monitor </w:t>
      </w:r>
      <w:del w:id="65" w:author="Carrillo,Daniel" w:date="2021-03-11T17:39:00Z">
        <w:r w:rsidDel="0038195A">
          <w:delText xml:space="preserve">the </w:delText>
        </w:r>
      </w:del>
      <w:ins w:id="66" w:author="Carrillo,Daniel" w:date="2021-03-11T17:39:00Z">
        <w:r>
          <w:t xml:space="preserve">its  </w:t>
        </w:r>
      </w:ins>
      <w:r>
        <w:t xml:space="preserve">spread </w:t>
      </w:r>
      <w:del w:id="67" w:author="Carrillo,Daniel" w:date="2021-03-11T17:39:00Z">
        <w:r w:rsidDel="0038195A">
          <w:delText xml:space="preserve">of Orchid Fleck Virus and its mite vector(s) </w:delText>
        </w:r>
      </w:del>
      <w:r>
        <w:t>to determine what risk this virus represents for plants in Florida and the surrounding regions.</w:t>
      </w:r>
    </w:p>
    <w:p w14:paraId="4C70CCA0" w14:textId="77777777" w:rsidR="0012573F" w:rsidRDefault="0038195A">
      <w:pPr>
        <w:pStyle w:val="Heading3"/>
      </w:pPr>
      <w:bookmarkStart w:id="68" w:name="acknowledgements"/>
      <w:bookmarkEnd w:id="62"/>
      <w:r>
        <w:lastRenderedPageBreak/>
        <w:t>Acknowledgements</w:t>
      </w:r>
    </w:p>
    <w:p w14:paraId="1E66F476" w14:textId="77777777" w:rsidR="0012573F" w:rsidRDefault="0038195A">
      <w:pPr>
        <w:pStyle w:val="FirstParagraph"/>
      </w:pPr>
      <w:r>
        <w:t>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p w14:paraId="6EBD20A4" w14:textId="77777777" w:rsidR="0012573F" w:rsidRDefault="0038195A">
      <w:pPr>
        <w:pStyle w:val="Heading3"/>
      </w:pPr>
      <w:bookmarkStart w:id="69" w:name="references"/>
      <w:bookmarkEnd w:id="68"/>
      <w:r>
        <w:t>References</w:t>
      </w:r>
    </w:p>
    <w:p w14:paraId="689A223F" w14:textId="77777777" w:rsidR="0012573F" w:rsidRPr="003451A6" w:rsidRDefault="0038195A">
      <w:pPr>
        <w:pStyle w:val="Bibliography"/>
        <w:rPr>
          <w:lang w:val="es-CO"/>
        </w:rPr>
      </w:pPr>
      <w:bookmarkStart w:id="70" w:name="ref-Akyazi2017"/>
      <w:bookmarkStart w:id="71"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3451A6">
        <w:rPr>
          <w:lang w:val="es-CO"/>
        </w:rPr>
        <w:t xml:space="preserve">Florida </w:t>
      </w:r>
      <w:proofErr w:type="spellStart"/>
      <w:r w:rsidRPr="003451A6">
        <w:rPr>
          <w:lang w:val="es-CO"/>
        </w:rPr>
        <w:t>Entomologist</w:t>
      </w:r>
      <w:proofErr w:type="spellEnd"/>
      <w:r w:rsidRPr="003451A6">
        <w:rPr>
          <w:lang w:val="es-CO"/>
        </w:rPr>
        <w:t>. 100: 731–739.</w:t>
      </w:r>
    </w:p>
    <w:p w14:paraId="7C20AFA9" w14:textId="77777777" w:rsidR="0012573F" w:rsidRPr="003451A6" w:rsidRDefault="0038195A">
      <w:pPr>
        <w:pStyle w:val="Bibliography"/>
        <w:rPr>
          <w:lang w:val="es-CO"/>
        </w:rPr>
      </w:pPr>
      <w:bookmarkStart w:id="72" w:name="ref-Alves2000"/>
      <w:bookmarkEnd w:id="70"/>
      <w:r w:rsidRPr="003451A6">
        <w:rPr>
          <w:b/>
          <w:bCs/>
          <w:lang w:val="es-CO"/>
        </w:rPr>
        <w:t xml:space="preserve">Alves, E. B., C. </w:t>
      </w:r>
      <w:proofErr w:type="spellStart"/>
      <w:r w:rsidRPr="003451A6">
        <w:rPr>
          <w:b/>
          <w:bCs/>
          <w:lang w:val="es-CO"/>
        </w:rPr>
        <w:t>Omoto</w:t>
      </w:r>
      <w:proofErr w:type="spellEnd"/>
      <w:r w:rsidRPr="003451A6">
        <w:rPr>
          <w:b/>
          <w:bCs/>
          <w:lang w:val="es-CO"/>
        </w:rPr>
        <w:t>, and C. R. Franco</w:t>
      </w:r>
      <w:r w:rsidRPr="003451A6">
        <w:rPr>
          <w:lang w:val="es-CO"/>
        </w:rPr>
        <w:t xml:space="preserve">. </w:t>
      </w:r>
      <w:r w:rsidRPr="003451A6">
        <w:rPr>
          <w:b/>
          <w:bCs/>
          <w:lang w:val="es-CO"/>
        </w:rPr>
        <w:t>2000</w:t>
      </w:r>
      <w:r w:rsidRPr="003451A6">
        <w:rPr>
          <w:lang w:val="es-CO"/>
        </w:rPr>
        <w:t xml:space="preserve">. </w:t>
      </w:r>
      <w:proofErr w:type="spellStart"/>
      <w:r w:rsidRPr="003451A6">
        <w:rPr>
          <w:lang w:val="es-CO"/>
        </w:rPr>
        <w:t>Resistência</w:t>
      </w:r>
      <w:proofErr w:type="spellEnd"/>
      <w:r w:rsidRPr="003451A6">
        <w:rPr>
          <w:lang w:val="es-CO"/>
        </w:rPr>
        <w:t xml:space="preserve"> cruzada entre o </w:t>
      </w:r>
      <w:proofErr w:type="spellStart"/>
      <w:r w:rsidRPr="003451A6">
        <w:rPr>
          <w:lang w:val="es-CO"/>
        </w:rPr>
        <w:t>dicofol</w:t>
      </w:r>
      <w:proofErr w:type="spellEnd"/>
      <w:r w:rsidRPr="003451A6">
        <w:rPr>
          <w:lang w:val="es-CO"/>
        </w:rPr>
        <w:t xml:space="preserve"> e </w:t>
      </w:r>
      <w:proofErr w:type="spellStart"/>
      <w:r w:rsidRPr="003451A6">
        <w:rPr>
          <w:lang w:val="es-CO"/>
        </w:rPr>
        <w:t>outros</w:t>
      </w:r>
      <w:proofErr w:type="spellEnd"/>
      <w:r w:rsidRPr="003451A6">
        <w:rPr>
          <w:lang w:val="es-CO"/>
        </w:rPr>
        <w:t xml:space="preserve"> acaricidas em </w:t>
      </w:r>
      <w:proofErr w:type="spellStart"/>
      <w:r w:rsidRPr="003451A6">
        <w:rPr>
          <w:i/>
          <w:iCs/>
          <w:lang w:val="es-CO"/>
        </w:rPr>
        <w:t>Brevipalpus</w:t>
      </w:r>
      <w:proofErr w:type="spellEnd"/>
      <w:r w:rsidRPr="003451A6">
        <w:rPr>
          <w:i/>
          <w:iCs/>
          <w:lang w:val="es-CO"/>
        </w:rPr>
        <w:t xml:space="preserve"> </w:t>
      </w:r>
      <w:proofErr w:type="spellStart"/>
      <w:r w:rsidRPr="003451A6">
        <w:rPr>
          <w:i/>
          <w:iCs/>
          <w:lang w:val="es-CO"/>
        </w:rPr>
        <w:t>phoenicis</w:t>
      </w:r>
      <w:proofErr w:type="spellEnd"/>
      <w:r w:rsidRPr="003451A6">
        <w:rPr>
          <w:lang w:val="es-CO"/>
        </w:rPr>
        <w:t xml:space="preserve"> (</w:t>
      </w:r>
      <w:proofErr w:type="spellStart"/>
      <w:r w:rsidRPr="003451A6">
        <w:rPr>
          <w:lang w:val="es-CO"/>
        </w:rPr>
        <w:t>Geijskes</w:t>
      </w:r>
      <w:proofErr w:type="spellEnd"/>
      <w:r w:rsidRPr="003451A6">
        <w:rPr>
          <w:lang w:val="es-CO"/>
        </w:rPr>
        <w:t>) (</w:t>
      </w:r>
      <w:proofErr w:type="spellStart"/>
      <w:r w:rsidRPr="003451A6">
        <w:rPr>
          <w:lang w:val="es-CO"/>
        </w:rPr>
        <w:t>acari</w:t>
      </w:r>
      <w:proofErr w:type="spellEnd"/>
      <w:r w:rsidRPr="003451A6">
        <w:rPr>
          <w:lang w:val="es-CO"/>
        </w:rPr>
        <w:t xml:space="preserve">: </w:t>
      </w:r>
      <w:proofErr w:type="spellStart"/>
      <w:r w:rsidRPr="003451A6">
        <w:rPr>
          <w:lang w:val="es-CO"/>
        </w:rPr>
        <w:t>tenuipalpidae</w:t>
      </w:r>
      <w:proofErr w:type="spellEnd"/>
      <w:r w:rsidRPr="003451A6">
        <w:rPr>
          <w:lang w:val="es-CO"/>
        </w:rPr>
        <w:t xml:space="preserve">). Anais da </w:t>
      </w:r>
      <w:proofErr w:type="spellStart"/>
      <w:r w:rsidRPr="003451A6">
        <w:rPr>
          <w:lang w:val="es-CO"/>
        </w:rPr>
        <w:t>Sociedade</w:t>
      </w:r>
      <w:proofErr w:type="spellEnd"/>
      <w:r w:rsidRPr="003451A6">
        <w:rPr>
          <w:lang w:val="es-CO"/>
        </w:rPr>
        <w:t xml:space="preserve"> Entomológica do Brasil. 29: 765–771.</w:t>
      </w:r>
    </w:p>
    <w:p w14:paraId="0CFFF25D" w14:textId="77777777" w:rsidR="0012573F" w:rsidRDefault="0038195A">
      <w:pPr>
        <w:pStyle w:val="Bibliography"/>
      </w:pPr>
      <w:bookmarkStart w:id="73" w:name="ref-Amarasinghe2019"/>
      <w:bookmarkEnd w:id="72"/>
      <w:proofErr w:type="spellStart"/>
      <w:r w:rsidRPr="003451A6">
        <w:rPr>
          <w:b/>
          <w:bCs/>
          <w:lang w:val="es-CO"/>
        </w:rPr>
        <w:t>Amarasinghe</w:t>
      </w:r>
      <w:proofErr w:type="spellEnd"/>
      <w:r w:rsidRPr="003451A6">
        <w:rPr>
          <w:b/>
          <w:bCs/>
          <w:lang w:val="es-CO"/>
        </w:rPr>
        <w:t xml:space="preserve">, G. K., M. A. Ayllón, Y. </w:t>
      </w:r>
      <w:proofErr w:type="spellStart"/>
      <w:r w:rsidRPr="003451A6">
        <w:rPr>
          <w:b/>
          <w:bCs/>
          <w:lang w:val="es-CO"/>
        </w:rPr>
        <w:t>Bào</w:t>
      </w:r>
      <w:proofErr w:type="spellEnd"/>
      <w:r w:rsidRPr="003451A6">
        <w:rPr>
          <w:b/>
          <w:bCs/>
          <w:lang w:val="es-CO"/>
        </w:rPr>
        <w:t xml:space="preserve">, C. F. </w:t>
      </w:r>
      <w:proofErr w:type="spellStart"/>
      <w:r w:rsidRPr="003451A6">
        <w:rPr>
          <w:b/>
          <w:bCs/>
          <w:lang w:val="es-CO"/>
        </w:rPr>
        <w:t>Basler</w:t>
      </w:r>
      <w:proofErr w:type="spellEnd"/>
      <w:r w:rsidRPr="003451A6">
        <w:rPr>
          <w:b/>
          <w:bCs/>
          <w:lang w:val="es-CO"/>
        </w:rPr>
        <w:t xml:space="preserve">, S. </w:t>
      </w:r>
      <w:proofErr w:type="spellStart"/>
      <w:r w:rsidRPr="003451A6">
        <w:rPr>
          <w:b/>
          <w:bCs/>
          <w:lang w:val="es-CO"/>
        </w:rPr>
        <w:t>Bavari</w:t>
      </w:r>
      <w:proofErr w:type="spellEnd"/>
      <w:r w:rsidRPr="003451A6">
        <w:rPr>
          <w:b/>
          <w:bCs/>
          <w:lang w:val="es-CO"/>
        </w:rPr>
        <w:t xml:space="preserve">, K. R. </w:t>
      </w:r>
      <w:proofErr w:type="spellStart"/>
      <w:r w:rsidRPr="003451A6">
        <w:rPr>
          <w:b/>
          <w:bCs/>
          <w:lang w:val="es-CO"/>
        </w:rPr>
        <w:t>Blasdell</w:t>
      </w:r>
      <w:proofErr w:type="spellEnd"/>
      <w:r w:rsidRPr="003451A6">
        <w:rPr>
          <w:b/>
          <w:bCs/>
          <w:lang w:val="es-CO"/>
        </w:rPr>
        <w:t xml:space="preserve">, T. </w:t>
      </w:r>
      <w:proofErr w:type="spellStart"/>
      <w:r w:rsidRPr="003451A6">
        <w:rPr>
          <w:b/>
          <w:bCs/>
          <w:lang w:val="es-CO"/>
        </w:rPr>
        <w:t>Briese</w:t>
      </w:r>
      <w:proofErr w:type="spellEnd"/>
      <w:r w:rsidRPr="003451A6">
        <w:rPr>
          <w:b/>
          <w:bCs/>
          <w:lang w:val="es-CO"/>
        </w:rPr>
        <w:t xml:space="preserve">, P. A. Brown, A. </w:t>
      </w:r>
      <w:proofErr w:type="spellStart"/>
      <w:r w:rsidRPr="003451A6">
        <w:rPr>
          <w:b/>
          <w:bCs/>
          <w:lang w:val="es-CO"/>
        </w:rPr>
        <w:t>Bukreyev</w:t>
      </w:r>
      <w:proofErr w:type="spellEnd"/>
      <w:r w:rsidRPr="003451A6">
        <w:rPr>
          <w:b/>
          <w:bCs/>
          <w:lang w:val="es-CO"/>
        </w:rPr>
        <w:t xml:space="preserve">, A. </w:t>
      </w:r>
      <w:proofErr w:type="spellStart"/>
      <w:r w:rsidRPr="003451A6">
        <w:rPr>
          <w:b/>
          <w:bCs/>
          <w:lang w:val="es-CO"/>
        </w:rPr>
        <w:t>Balkema</w:t>
      </w:r>
      <w:proofErr w:type="spellEnd"/>
      <w:r w:rsidRPr="003451A6">
        <w:rPr>
          <w:b/>
          <w:bCs/>
          <w:lang w:val="es-CO"/>
        </w:rPr>
        <w:t xml:space="preserve">-Buschmann, U. J. Buchholz, C. </w:t>
      </w:r>
      <w:proofErr w:type="spellStart"/>
      <w:r w:rsidRPr="003451A6">
        <w:rPr>
          <w:b/>
          <w:bCs/>
          <w:lang w:val="es-CO"/>
        </w:rPr>
        <w:t>Chabi</w:t>
      </w:r>
      <w:proofErr w:type="spellEnd"/>
      <w:r w:rsidRPr="003451A6">
        <w:rPr>
          <w:b/>
          <w:bCs/>
          <w:lang w:val="es-CO"/>
        </w:rPr>
        <w:t xml:space="preserve">-Jesus, K. </w:t>
      </w:r>
      <w:proofErr w:type="spellStart"/>
      <w:r w:rsidRPr="003451A6">
        <w:rPr>
          <w:b/>
          <w:bCs/>
          <w:lang w:val="es-CO"/>
        </w:rPr>
        <w:t>Chandran</w:t>
      </w:r>
      <w:proofErr w:type="spellEnd"/>
      <w:r w:rsidRPr="003451A6">
        <w:rPr>
          <w:b/>
          <w:bCs/>
          <w:lang w:val="es-CO"/>
        </w:rPr>
        <w:t xml:space="preserve">, C. </w:t>
      </w:r>
      <w:proofErr w:type="spellStart"/>
      <w:r w:rsidRPr="003451A6">
        <w:rPr>
          <w:b/>
          <w:bCs/>
          <w:lang w:val="es-CO"/>
        </w:rPr>
        <w:t>Chiapponi</w:t>
      </w:r>
      <w:proofErr w:type="spellEnd"/>
      <w:r w:rsidRPr="003451A6">
        <w:rPr>
          <w:b/>
          <w:bCs/>
          <w:lang w:val="es-CO"/>
        </w:rPr>
        <w:t xml:space="preserve">, I. Crozier, R. L. de Swart, R. G. </w:t>
      </w:r>
      <w:proofErr w:type="spellStart"/>
      <w:r w:rsidRPr="003451A6">
        <w:rPr>
          <w:b/>
          <w:bCs/>
          <w:lang w:val="es-CO"/>
        </w:rPr>
        <w:t>Dietzgen</w:t>
      </w:r>
      <w:proofErr w:type="spellEnd"/>
      <w:r w:rsidRPr="003451A6">
        <w:rPr>
          <w:b/>
          <w:bCs/>
          <w:lang w:val="es-CO"/>
        </w:rPr>
        <w:t xml:space="preserve">, O. </w:t>
      </w:r>
      <w:proofErr w:type="spellStart"/>
      <w:r w:rsidRPr="003451A6">
        <w:rPr>
          <w:b/>
          <w:bCs/>
          <w:lang w:val="es-CO"/>
        </w:rPr>
        <w:t>Dolnik</w:t>
      </w:r>
      <w:proofErr w:type="spellEnd"/>
      <w:r w:rsidRPr="003451A6">
        <w:rPr>
          <w:b/>
          <w:bCs/>
          <w:lang w:val="es-CO"/>
        </w:rPr>
        <w:t xml:space="preserve">, J. F. Drexler, R. </w:t>
      </w:r>
      <w:proofErr w:type="spellStart"/>
      <w:r w:rsidRPr="003451A6">
        <w:rPr>
          <w:b/>
          <w:bCs/>
          <w:lang w:val="es-CO"/>
        </w:rPr>
        <w:t>Dürrwald</w:t>
      </w:r>
      <w:proofErr w:type="spellEnd"/>
      <w:r w:rsidRPr="003451A6">
        <w:rPr>
          <w:b/>
          <w:bCs/>
          <w:lang w:val="es-CO"/>
        </w:rPr>
        <w:t xml:space="preserve">, W. G. </w:t>
      </w:r>
      <w:proofErr w:type="spellStart"/>
      <w:r w:rsidRPr="003451A6">
        <w:rPr>
          <w:b/>
          <w:bCs/>
          <w:lang w:val="es-CO"/>
        </w:rPr>
        <w:t>Dundon</w:t>
      </w:r>
      <w:proofErr w:type="spellEnd"/>
      <w:r w:rsidRPr="003451A6">
        <w:rPr>
          <w:b/>
          <w:bCs/>
          <w:lang w:val="es-CO"/>
        </w:rPr>
        <w:t xml:space="preserve">, W. P. </w:t>
      </w:r>
      <w:proofErr w:type="spellStart"/>
      <w:r w:rsidRPr="003451A6">
        <w:rPr>
          <w:b/>
          <w:bCs/>
          <w:lang w:val="es-CO"/>
        </w:rPr>
        <w:t>Duprex</w:t>
      </w:r>
      <w:proofErr w:type="spellEnd"/>
      <w:r w:rsidRPr="003451A6">
        <w:rPr>
          <w:b/>
          <w:bCs/>
          <w:lang w:val="es-CO"/>
        </w:rPr>
        <w:t xml:space="preserve">, J. M. </w:t>
      </w:r>
      <w:proofErr w:type="spellStart"/>
      <w:r w:rsidRPr="003451A6">
        <w:rPr>
          <w:b/>
          <w:bCs/>
          <w:lang w:val="es-CO"/>
        </w:rPr>
        <w:t>Dye</w:t>
      </w:r>
      <w:proofErr w:type="spellEnd"/>
      <w:r w:rsidRPr="003451A6">
        <w:rPr>
          <w:b/>
          <w:bCs/>
          <w:lang w:val="es-CO"/>
        </w:rPr>
        <w:t xml:space="preserve">, A. J. Easton, A. R. </w:t>
      </w:r>
      <w:proofErr w:type="spellStart"/>
      <w:r w:rsidRPr="003451A6">
        <w:rPr>
          <w:b/>
          <w:bCs/>
          <w:lang w:val="es-CO"/>
        </w:rPr>
        <w:t>Fooks</w:t>
      </w:r>
      <w:proofErr w:type="spellEnd"/>
      <w:r w:rsidRPr="003451A6">
        <w:rPr>
          <w:b/>
          <w:bCs/>
          <w:lang w:val="es-CO"/>
        </w:rPr>
        <w:t xml:space="preserve">, P. B. H. </w:t>
      </w:r>
      <w:proofErr w:type="spellStart"/>
      <w:r w:rsidRPr="003451A6">
        <w:rPr>
          <w:b/>
          <w:bCs/>
          <w:lang w:val="es-CO"/>
        </w:rPr>
        <w:t>Formenty</w:t>
      </w:r>
      <w:proofErr w:type="spellEnd"/>
      <w:r w:rsidRPr="003451A6">
        <w:rPr>
          <w:b/>
          <w:bCs/>
          <w:lang w:val="es-CO"/>
        </w:rPr>
        <w:t xml:space="preserve">, R. A. M. </w:t>
      </w:r>
      <w:proofErr w:type="spellStart"/>
      <w:r w:rsidRPr="003451A6">
        <w:rPr>
          <w:b/>
          <w:bCs/>
          <w:lang w:val="es-CO"/>
        </w:rPr>
        <w:t>Fouchier</w:t>
      </w:r>
      <w:proofErr w:type="spellEnd"/>
      <w:r w:rsidRPr="003451A6">
        <w:rPr>
          <w:b/>
          <w:bCs/>
          <w:lang w:val="es-CO"/>
        </w:rPr>
        <w:t xml:space="preserve">, J. Freitas-Astúa, A. Griffiths, R. Hewson, M. </w:t>
      </w:r>
      <w:proofErr w:type="spellStart"/>
      <w:r w:rsidRPr="003451A6">
        <w:rPr>
          <w:b/>
          <w:bCs/>
          <w:lang w:val="es-CO"/>
        </w:rPr>
        <w:t>Horie</w:t>
      </w:r>
      <w:proofErr w:type="spellEnd"/>
      <w:r w:rsidRPr="003451A6">
        <w:rPr>
          <w:b/>
          <w:bCs/>
          <w:lang w:val="es-CO"/>
        </w:rPr>
        <w:t xml:space="preserve">, T. H. </w:t>
      </w:r>
      <w:proofErr w:type="spellStart"/>
      <w:r w:rsidRPr="003451A6">
        <w:rPr>
          <w:b/>
          <w:bCs/>
          <w:lang w:val="es-CO"/>
        </w:rPr>
        <w:t>Hyndman</w:t>
      </w:r>
      <w:proofErr w:type="spellEnd"/>
      <w:r w:rsidRPr="003451A6">
        <w:rPr>
          <w:b/>
          <w:bCs/>
          <w:lang w:val="es-CO"/>
        </w:rPr>
        <w:t xml:space="preserve">, D. </w:t>
      </w:r>
      <w:proofErr w:type="spellStart"/>
      <w:r w:rsidRPr="003451A6">
        <w:rPr>
          <w:b/>
          <w:bCs/>
          <w:lang w:val="es-CO"/>
        </w:rPr>
        <w:t>Jiāng</w:t>
      </w:r>
      <w:proofErr w:type="spellEnd"/>
      <w:r w:rsidRPr="003451A6">
        <w:rPr>
          <w:b/>
          <w:bCs/>
          <w:lang w:val="es-CO"/>
        </w:rPr>
        <w:t xml:space="preserve">, E. W. </w:t>
      </w:r>
      <w:proofErr w:type="spellStart"/>
      <w:r w:rsidRPr="003451A6">
        <w:rPr>
          <w:b/>
          <w:bCs/>
          <w:lang w:val="es-CO"/>
        </w:rPr>
        <w:t>Kitajima</w:t>
      </w:r>
      <w:proofErr w:type="spellEnd"/>
      <w:r w:rsidRPr="003451A6">
        <w:rPr>
          <w:b/>
          <w:bCs/>
          <w:lang w:val="es-CO"/>
        </w:rPr>
        <w:t xml:space="preserve">, G. P. </w:t>
      </w:r>
      <w:proofErr w:type="spellStart"/>
      <w:r w:rsidRPr="003451A6">
        <w:rPr>
          <w:b/>
          <w:bCs/>
          <w:lang w:val="es-CO"/>
        </w:rPr>
        <w:t>Kobinger</w:t>
      </w:r>
      <w:proofErr w:type="spellEnd"/>
      <w:r w:rsidRPr="003451A6">
        <w:rPr>
          <w:b/>
          <w:bCs/>
          <w:lang w:val="es-CO"/>
        </w:rPr>
        <w:t xml:space="preserve">, H. </w:t>
      </w:r>
      <w:proofErr w:type="spellStart"/>
      <w:r w:rsidRPr="003451A6">
        <w:rPr>
          <w:b/>
          <w:bCs/>
          <w:lang w:val="es-CO"/>
        </w:rPr>
        <w:t>Kondō</w:t>
      </w:r>
      <w:proofErr w:type="spellEnd"/>
      <w:r w:rsidRPr="003451A6">
        <w:rPr>
          <w:b/>
          <w:bCs/>
          <w:lang w:val="es-CO"/>
        </w:rPr>
        <w:t xml:space="preserve">, G. </w:t>
      </w:r>
      <w:proofErr w:type="spellStart"/>
      <w:r w:rsidRPr="003451A6">
        <w:rPr>
          <w:b/>
          <w:bCs/>
          <w:lang w:val="es-CO"/>
        </w:rPr>
        <w:t>Kurath</w:t>
      </w:r>
      <w:proofErr w:type="spellEnd"/>
      <w:r w:rsidRPr="003451A6">
        <w:rPr>
          <w:b/>
          <w:bCs/>
          <w:lang w:val="es-CO"/>
        </w:rPr>
        <w:t xml:space="preserve">, I. V. </w:t>
      </w:r>
      <w:proofErr w:type="spellStart"/>
      <w:r w:rsidRPr="003451A6">
        <w:rPr>
          <w:b/>
          <w:bCs/>
          <w:lang w:val="es-CO"/>
        </w:rPr>
        <w:t>Kuzmin</w:t>
      </w:r>
      <w:proofErr w:type="spellEnd"/>
      <w:r w:rsidRPr="003451A6">
        <w:rPr>
          <w:b/>
          <w:bCs/>
          <w:lang w:val="es-CO"/>
        </w:rPr>
        <w:t xml:space="preserve">, R. A. Lamb, A. </w:t>
      </w:r>
      <w:proofErr w:type="spellStart"/>
      <w:r w:rsidRPr="003451A6">
        <w:rPr>
          <w:b/>
          <w:bCs/>
          <w:lang w:val="es-CO"/>
        </w:rPr>
        <w:t>Lavazza</w:t>
      </w:r>
      <w:proofErr w:type="spellEnd"/>
      <w:r w:rsidRPr="003451A6">
        <w:rPr>
          <w:b/>
          <w:bCs/>
          <w:lang w:val="es-CO"/>
        </w:rPr>
        <w:t xml:space="preserve">, B. Lee, D. </w:t>
      </w:r>
      <w:proofErr w:type="spellStart"/>
      <w:r w:rsidRPr="003451A6">
        <w:rPr>
          <w:b/>
          <w:bCs/>
          <w:lang w:val="es-CO"/>
        </w:rPr>
        <w:t>Lelli</w:t>
      </w:r>
      <w:proofErr w:type="spellEnd"/>
      <w:r w:rsidRPr="003451A6">
        <w:rPr>
          <w:b/>
          <w:bCs/>
          <w:lang w:val="es-CO"/>
        </w:rPr>
        <w:t xml:space="preserve">, E. M. Leroy, J. </w:t>
      </w:r>
      <w:proofErr w:type="spellStart"/>
      <w:r w:rsidRPr="003451A6">
        <w:rPr>
          <w:b/>
          <w:bCs/>
          <w:lang w:val="es-CO"/>
        </w:rPr>
        <w:t>Lǐ</w:t>
      </w:r>
      <w:proofErr w:type="spellEnd"/>
      <w:r w:rsidRPr="003451A6">
        <w:rPr>
          <w:b/>
          <w:bCs/>
          <w:lang w:val="es-CO"/>
        </w:rPr>
        <w:t xml:space="preserve">, P. </w:t>
      </w:r>
      <w:proofErr w:type="spellStart"/>
      <w:r w:rsidRPr="003451A6">
        <w:rPr>
          <w:b/>
          <w:bCs/>
          <w:lang w:val="es-CO"/>
        </w:rPr>
        <w:t>Maes</w:t>
      </w:r>
      <w:proofErr w:type="spellEnd"/>
      <w:r w:rsidRPr="003451A6">
        <w:rPr>
          <w:b/>
          <w:bCs/>
          <w:lang w:val="es-CO"/>
        </w:rPr>
        <w:t xml:space="preserve">, S.-Y. L. Marzano, A. Moreno, E. </w:t>
      </w:r>
      <w:proofErr w:type="spellStart"/>
      <w:r w:rsidRPr="003451A6">
        <w:rPr>
          <w:b/>
          <w:bCs/>
          <w:lang w:val="es-CO"/>
        </w:rPr>
        <w:t>Mühlberger</w:t>
      </w:r>
      <w:proofErr w:type="spellEnd"/>
      <w:r w:rsidRPr="003451A6">
        <w:rPr>
          <w:b/>
          <w:bCs/>
          <w:lang w:val="es-CO"/>
        </w:rPr>
        <w:t xml:space="preserve">, S. V. </w:t>
      </w:r>
      <w:proofErr w:type="spellStart"/>
      <w:r w:rsidRPr="003451A6">
        <w:rPr>
          <w:b/>
          <w:bCs/>
          <w:lang w:val="es-CO"/>
        </w:rPr>
        <w:t>Netesov</w:t>
      </w:r>
      <w:proofErr w:type="spellEnd"/>
      <w:r w:rsidRPr="003451A6">
        <w:rPr>
          <w:b/>
          <w:bCs/>
          <w:lang w:val="es-CO"/>
        </w:rPr>
        <w:t xml:space="preserve">, N. </w:t>
      </w:r>
      <w:proofErr w:type="spellStart"/>
      <w:r w:rsidRPr="003451A6">
        <w:rPr>
          <w:b/>
          <w:bCs/>
          <w:lang w:val="es-CO"/>
        </w:rPr>
        <w:t>Nowotny</w:t>
      </w:r>
      <w:proofErr w:type="spellEnd"/>
      <w:r w:rsidRPr="003451A6">
        <w:rPr>
          <w:b/>
          <w:bCs/>
          <w:lang w:val="es-CO"/>
        </w:rPr>
        <w:t xml:space="preserve">, A. </w:t>
      </w:r>
      <w:proofErr w:type="spellStart"/>
      <w:r w:rsidRPr="003451A6">
        <w:rPr>
          <w:b/>
          <w:bCs/>
          <w:lang w:val="es-CO"/>
        </w:rPr>
        <w:t>Nylund</w:t>
      </w:r>
      <w:proofErr w:type="spellEnd"/>
      <w:r w:rsidRPr="003451A6">
        <w:rPr>
          <w:b/>
          <w:bCs/>
          <w:lang w:val="es-CO"/>
        </w:rPr>
        <w:t xml:space="preserve">, A. L. </w:t>
      </w:r>
      <w:proofErr w:type="spellStart"/>
      <w:r w:rsidRPr="003451A6">
        <w:rPr>
          <w:b/>
          <w:bCs/>
          <w:lang w:val="es-CO"/>
        </w:rPr>
        <w:t>Økland</w:t>
      </w:r>
      <w:proofErr w:type="spellEnd"/>
      <w:r w:rsidRPr="003451A6">
        <w:rPr>
          <w:b/>
          <w:bCs/>
          <w:lang w:val="es-CO"/>
        </w:rPr>
        <w:t xml:space="preserve">, G. Palacios, B. </w:t>
      </w:r>
      <w:proofErr w:type="spellStart"/>
      <w:r w:rsidRPr="003451A6">
        <w:rPr>
          <w:b/>
          <w:bCs/>
          <w:lang w:val="es-CO"/>
        </w:rPr>
        <w:t>Pályi</w:t>
      </w:r>
      <w:proofErr w:type="spellEnd"/>
      <w:r w:rsidRPr="003451A6">
        <w:rPr>
          <w:b/>
          <w:bCs/>
          <w:lang w:val="es-CO"/>
        </w:rPr>
        <w:t xml:space="preserve">, J. T. </w:t>
      </w:r>
      <w:proofErr w:type="spellStart"/>
      <w:r w:rsidRPr="003451A6">
        <w:rPr>
          <w:b/>
          <w:bCs/>
          <w:lang w:val="es-CO"/>
        </w:rPr>
        <w:t>Pawęska</w:t>
      </w:r>
      <w:proofErr w:type="spellEnd"/>
      <w:r w:rsidRPr="003451A6">
        <w:rPr>
          <w:b/>
          <w:bCs/>
          <w:lang w:val="es-CO"/>
        </w:rPr>
        <w:t xml:space="preserve">, S. L. Payne, A. </w:t>
      </w:r>
      <w:proofErr w:type="spellStart"/>
      <w:r w:rsidRPr="003451A6">
        <w:rPr>
          <w:b/>
          <w:bCs/>
          <w:lang w:val="es-CO"/>
        </w:rPr>
        <w:t>Prosperi</w:t>
      </w:r>
      <w:proofErr w:type="spellEnd"/>
      <w:r w:rsidRPr="003451A6">
        <w:rPr>
          <w:b/>
          <w:bCs/>
          <w:lang w:val="es-CO"/>
        </w:rPr>
        <w:t xml:space="preserve">, P. L. Ramos-González, B. K. Rima, P. Rota, D. </w:t>
      </w:r>
      <w:proofErr w:type="spellStart"/>
      <w:r w:rsidRPr="003451A6">
        <w:rPr>
          <w:b/>
          <w:bCs/>
          <w:lang w:val="es-CO"/>
        </w:rPr>
        <w:t>Rubbenstroth</w:t>
      </w:r>
      <w:proofErr w:type="spellEnd"/>
      <w:r w:rsidRPr="003451A6">
        <w:rPr>
          <w:b/>
          <w:bCs/>
          <w:lang w:val="es-CO"/>
        </w:rPr>
        <w:t xml:space="preserve">, M. </w:t>
      </w:r>
      <w:proofErr w:type="spellStart"/>
      <w:r w:rsidRPr="003451A6">
        <w:rPr>
          <w:b/>
          <w:bCs/>
          <w:lang w:val="es-CO"/>
        </w:rPr>
        <w:t>Shı</w:t>
      </w:r>
      <w:proofErr w:type="spellEnd"/>
      <w:r w:rsidRPr="003451A6">
        <w:rPr>
          <w:b/>
          <w:bCs/>
          <w:lang w:val="es-CO"/>
        </w:rPr>
        <w:t xml:space="preserve">̄, P. Simmonds, S. J. </w:t>
      </w:r>
      <w:proofErr w:type="spellStart"/>
      <w:r w:rsidRPr="003451A6">
        <w:rPr>
          <w:b/>
          <w:bCs/>
          <w:lang w:val="es-CO"/>
        </w:rPr>
        <w:t>Smither</w:t>
      </w:r>
      <w:proofErr w:type="spellEnd"/>
      <w:r w:rsidRPr="003451A6">
        <w:rPr>
          <w:b/>
          <w:bCs/>
          <w:lang w:val="es-CO"/>
        </w:rPr>
        <w:t xml:space="preserve">, E. </w:t>
      </w:r>
      <w:proofErr w:type="spellStart"/>
      <w:r w:rsidRPr="003451A6">
        <w:rPr>
          <w:b/>
          <w:bCs/>
          <w:lang w:val="es-CO"/>
        </w:rPr>
        <w:t>Sozzi</w:t>
      </w:r>
      <w:proofErr w:type="spellEnd"/>
      <w:r w:rsidRPr="003451A6">
        <w:rPr>
          <w:b/>
          <w:bCs/>
          <w:lang w:val="es-CO"/>
        </w:rPr>
        <w:t xml:space="preserve">, K. Spann, M. D. </w:t>
      </w:r>
      <w:proofErr w:type="spellStart"/>
      <w:r w:rsidRPr="003451A6">
        <w:rPr>
          <w:b/>
          <w:bCs/>
          <w:lang w:val="es-CO"/>
        </w:rPr>
        <w:t>Stenglein</w:t>
      </w:r>
      <w:proofErr w:type="spellEnd"/>
      <w:r w:rsidRPr="003451A6">
        <w:rPr>
          <w:b/>
          <w:bCs/>
          <w:lang w:val="es-CO"/>
        </w:rPr>
        <w:t xml:space="preserve">, D. M. Stone, A. </w:t>
      </w:r>
      <w:proofErr w:type="spellStart"/>
      <w:r w:rsidRPr="003451A6">
        <w:rPr>
          <w:b/>
          <w:bCs/>
          <w:lang w:val="es-CO"/>
        </w:rPr>
        <w:t>Takada</w:t>
      </w:r>
      <w:proofErr w:type="spellEnd"/>
      <w:r w:rsidRPr="003451A6">
        <w:rPr>
          <w:b/>
          <w:bCs/>
          <w:lang w:val="es-CO"/>
        </w:rPr>
        <w:t xml:space="preserve">, R. B. </w:t>
      </w:r>
      <w:proofErr w:type="spellStart"/>
      <w:r w:rsidRPr="003451A6">
        <w:rPr>
          <w:b/>
          <w:bCs/>
          <w:lang w:val="es-CO"/>
        </w:rPr>
        <w:t>Tesh</w:t>
      </w:r>
      <w:proofErr w:type="spellEnd"/>
      <w:r w:rsidRPr="003451A6">
        <w:rPr>
          <w:b/>
          <w:bCs/>
          <w:lang w:val="es-CO"/>
        </w:rPr>
        <w:t xml:space="preserve">, K. </w:t>
      </w:r>
      <w:proofErr w:type="spellStart"/>
      <w:r w:rsidRPr="003451A6">
        <w:rPr>
          <w:b/>
          <w:bCs/>
          <w:lang w:val="es-CO"/>
        </w:rPr>
        <w:t>Tomonaga</w:t>
      </w:r>
      <w:proofErr w:type="spellEnd"/>
      <w:r w:rsidRPr="003451A6">
        <w:rPr>
          <w:b/>
          <w:bCs/>
          <w:lang w:val="es-CO"/>
        </w:rPr>
        <w:t xml:space="preserve">, N. Tordo, J. S. </w:t>
      </w:r>
      <w:proofErr w:type="spellStart"/>
      <w:r w:rsidRPr="003451A6">
        <w:rPr>
          <w:b/>
          <w:bCs/>
          <w:lang w:val="es-CO"/>
        </w:rPr>
        <w:t>Towner</w:t>
      </w:r>
      <w:proofErr w:type="spellEnd"/>
      <w:r w:rsidRPr="003451A6">
        <w:rPr>
          <w:b/>
          <w:bCs/>
          <w:lang w:val="es-CO"/>
        </w:rPr>
        <w:t xml:space="preserve">, B. van den </w:t>
      </w:r>
      <w:proofErr w:type="spellStart"/>
      <w:r w:rsidRPr="003451A6">
        <w:rPr>
          <w:b/>
          <w:bCs/>
          <w:lang w:val="es-CO"/>
        </w:rPr>
        <w:t>Hoogen</w:t>
      </w:r>
      <w:proofErr w:type="spellEnd"/>
      <w:r w:rsidRPr="003451A6">
        <w:rPr>
          <w:b/>
          <w:bCs/>
          <w:lang w:val="es-CO"/>
        </w:rPr>
        <w:t xml:space="preserve">, N. </w:t>
      </w:r>
      <w:proofErr w:type="spellStart"/>
      <w:r w:rsidRPr="003451A6">
        <w:rPr>
          <w:b/>
          <w:bCs/>
          <w:lang w:val="es-CO"/>
        </w:rPr>
        <w:t>Vasilakis</w:t>
      </w:r>
      <w:proofErr w:type="spellEnd"/>
      <w:r w:rsidRPr="003451A6">
        <w:rPr>
          <w:b/>
          <w:bCs/>
          <w:lang w:val="es-CO"/>
        </w:rPr>
        <w:t xml:space="preserve">, V. </w:t>
      </w:r>
      <w:proofErr w:type="spellStart"/>
      <w:r w:rsidRPr="003451A6">
        <w:rPr>
          <w:b/>
          <w:bCs/>
          <w:lang w:val="es-CO"/>
        </w:rPr>
        <w:t>Wahl</w:t>
      </w:r>
      <w:proofErr w:type="spellEnd"/>
      <w:r w:rsidRPr="003451A6">
        <w:rPr>
          <w:b/>
          <w:bCs/>
          <w:lang w:val="es-CO"/>
        </w:rPr>
        <w:t xml:space="preserve">, P. J. Walker, L.-F. Wang, A. E. </w:t>
      </w:r>
      <w:proofErr w:type="spellStart"/>
      <w:r w:rsidRPr="003451A6">
        <w:rPr>
          <w:b/>
          <w:bCs/>
          <w:lang w:val="es-CO"/>
        </w:rPr>
        <w:t>Whitfield</w:t>
      </w:r>
      <w:proofErr w:type="spellEnd"/>
      <w:r w:rsidRPr="003451A6">
        <w:rPr>
          <w:b/>
          <w:bCs/>
          <w:lang w:val="es-CO"/>
        </w:rPr>
        <w:t xml:space="preserve">, J. V. Williams, F. M. </w:t>
      </w:r>
      <w:proofErr w:type="spellStart"/>
      <w:r w:rsidRPr="003451A6">
        <w:rPr>
          <w:b/>
          <w:bCs/>
          <w:lang w:val="es-CO"/>
        </w:rPr>
        <w:t>Zerbini</w:t>
      </w:r>
      <w:proofErr w:type="spellEnd"/>
      <w:r w:rsidRPr="003451A6">
        <w:rPr>
          <w:b/>
          <w:bCs/>
          <w:lang w:val="es-CO"/>
        </w:rPr>
        <w:t xml:space="preserve">, T. </w:t>
      </w:r>
      <w:proofErr w:type="spellStart"/>
      <w:r w:rsidRPr="003451A6">
        <w:rPr>
          <w:b/>
          <w:bCs/>
          <w:lang w:val="es-CO"/>
        </w:rPr>
        <w:t>Zhāng</w:t>
      </w:r>
      <w:proofErr w:type="spellEnd"/>
      <w:r w:rsidRPr="003451A6">
        <w:rPr>
          <w:b/>
          <w:bCs/>
          <w:lang w:val="es-CO"/>
        </w:rPr>
        <w:t>, Y.-Z. Zhang, and J. H. Kuhn</w:t>
      </w:r>
      <w:r w:rsidRPr="003451A6">
        <w:rPr>
          <w:lang w:val="es-CO"/>
        </w:rPr>
        <w:t xml:space="preserve">. </w:t>
      </w:r>
      <w:r w:rsidRPr="003451A6">
        <w:rPr>
          <w:b/>
          <w:bCs/>
          <w:lang w:val="es-CO"/>
        </w:rPr>
        <w:t>2019</w:t>
      </w:r>
      <w:r w:rsidRPr="003451A6">
        <w:rPr>
          <w:lang w:val="es-CO"/>
        </w:rPr>
        <w:t xml:space="preserve">. </w:t>
      </w:r>
      <w:r>
        <w:t>Taxonomy of the order Mononegavirales: Update 2019. Archives of Virology. 164: 1967–1980.</w:t>
      </w:r>
    </w:p>
    <w:p w14:paraId="520198F3" w14:textId="77777777" w:rsidR="0012573F" w:rsidRDefault="0038195A">
      <w:pPr>
        <w:pStyle w:val="Bibliography"/>
      </w:pPr>
      <w:bookmarkStart w:id="74" w:name="ref-Argolo2020"/>
      <w:bookmarkEnd w:id="73"/>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225580D7" w14:textId="77777777" w:rsidR="0012573F" w:rsidRDefault="0038195A">
      <w:pPr>
        <w:pStyle w:val="Bibliography"/>
      </w:pPr>
      <w:bookmarkStart w:id="75" w:name="ref-Baker1987"/>
      <w:bookmarkEnd w:id="74"/>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453C746C" w14:textId="77777777" w:rsidR="0012573F" w:rsidRDefault="0038195A">
      <w:pPr>
        <w:pStyle w:val="Bibliography"/>
      </w:pPr>
      <w:bookmarkStart w:id="76" w:name="ref-Beard2012"/>
      <w:bookmarkEnd w:id="75"/>
      <w:r>
        <w:rPr>
          <w:b/>
          <w:bCs/>
        </w:rPr>
        <w:lastRenderedPageBreak/>
        <w:t>Beard, J. J., R. Ochoa, R. Bauchan G., D. Trice M., J. Redford A., W. Walters T., and C. Mitter</w:t>
      </w:r>
      <w:r>
        <w:t xml:space="preserve">. </w:t>
      </w:r>
      <w:r>
        <w:rPr>
          <w:b/>
          <w:bCs/>
        </w:rPr>
        <w:t>2012</w:t>
      </w:r>
      <w:r>
        <w:t>. Flat mites of the world edition 2. (</w:t>
      </w:r>
      <w:hyperlink r:id="rId11">
        <w:r>
          <w:rPr>
            <w:rStyle w:val="Hyperlink"/>
          </w:rPr>
          <w:t>http://idtools.org/id/mites/flatmites/</w:t>
        </w:r>
      </w:hyperlink>
      <w:r>
        <w:t>).</w:t>
      </w:r>
    </w:p>
    <w:p w14:paraId="3B4B358A" w14:textId="77777777" w:rsidR="0012573F" w:rsidRDefault="0038195A">
      <w:pPr>
        <w:pStyle w:val="Bibliography"/>
      </w:pPr>
      <w:bookmarkStart w:id="77" w:name="ref-Begtrup1972"/>
      <w:bookmarkEnd w:id="76"/>
      <w:r>
        <w:rPr>
          <w:b/>
          <w:bCs/>
        </w:rPr>
        <w:t>Begtrup, J.</w:t>
      </w:r>
      <w:r>
        <w:t xml:space="preserve"> </w:t>
      </w:r>
      <w:r>
        <w:rPr>
          <w:b/>
          <w:bCs/>
        </w:rPr>
        <w:t>1972</w:t>
      </w:r>
      <w:r>
        <w:t>. Structure of a bacilliform virus in Dendrobium as revealed by negative staining. Journal of Phytopathology. 75: 268–273.</w:t>
      </w:r>
    </w:p>
    <w:p w14:paraId="4F51D4F6" w14:textId="77777777" w:rsidR="0012573F" w:rsidRDefault="0038195A">
      <w:pPr>
        <w:pStyle w:val="Bibliography"/>
      </w:pPr>
      <w:bookmarkStart w:id="78" w:name="ref-BeltranBeltran2020"/>
      <w:bookmarkEnd w:id="77"/>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163B571" w14:textId="77777777" w:rsidR="0012573F" w:rsidRDefault="0038195A">
      <w:pPr>
        <w:pStyle w:val="Bibliography"/>
      </w:pPr>
      <w:bookmarkStart w:id="79" w:name="ref-Blanchfield2001"/>
      <w:bookmarkEnd w:id="78"/>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39345BE2" w14:textId="77777777" w:rsidR="0012573F" w:rsidRDefault="0038195A">
      <w:pPr>
        <w:pStyle w:val="Bibliography"/>
      </w:pPr>
      <w:bookmarkStart w:id="80" w:name="ref-Bratsch2015"/>
      <w:bookmarkEnd w:id="79"/>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28B5D0E8" w14:textId="77777777" w:rsidR="0012573F" w:rsidRDefault="0038195A">
      <w:pPr>
        <w:pStyle w:val="Bibliography"/>
      </w:pPr>
      <w:bookmarkStart w:id="81" w:name="ref-Broussard2007"/>
      <w:bookmarkEnd w:id="80"/>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621C2C05" w14:textId="77777777" w:rsidR="0012573F" w:rsidRDefault="0038195A">
      <w:pPr>
        <w:pStyle w:val="Bibliography"/>
      </w:pPr>
      <w:bookmarkStart w:id="82" w:name="ref-Campos2002"/>
      <w:bookmarkEnd w:id="81"/>
      <w:r>
        <w:rPr>
          <w:b/>
          <w:bCs/>
        </w:rPr>
        <w:t>Campos, F. J., and C. Omoto</w:t>
      </w:r>
      <w:r>
        <w:t xml:space="preserve">. </w:t>
      </w:r>
      <w:r>
        <w:rPr>
          <w:b/>
          <w:bCs/>
        </w:rPr>
        <w:t>2002</w:t>
      </w:r>
      <w:r>
        <w:t>. Experimental and Applied Acarology. 26: 243–251.</w:t>
      </w:r>
    </w:p>
    <w:p w14:paraId="6DD1B08D" w14:textId="77777777" w:rsidR="0012573F" w:rsidRDefault="0038195A">
      <w:pPr>
        <w:pStyle w:val="Bibliography"/>
      </w:pPr>
      <w:bookmarkStart w:id="83" w:name="ref-Chambers2019"/>
      <w:bookmarkEnd w:id="82"/>
      <w:r>
        <w:rPr>
          <w:b/>
          <w:bCs/>
        </w:rPr>
        <w:t>Chambers, A. H., P. Moon, V. Edmond, and E. Bassil</w:t>
      </w:r>
      <w:r>
        <w:t xml:space="preserve">. </w:t>
      </w:r>
      <w:r>
        <w:rPr>
          <w:b/>
          <w:bCs/>
        </w:rPr>
        <w:t>2019</w:t>
      </w:r>
      <w:r>
        <w:t>. Vanilla cultivation in southern Florida. EDIS. 2019: 7.</w:t>
      </w:r>
    </w:p>
    <w:p w14:paraId="206F1147" w14:textId="77777777" w:rsidR="0012573F" w:rsidRDefault="0038195A">
      <w:pPr>
        <w:pStyle w:val="Bibliography"/>
      </w:pPr>
      <w:bookmarkStart w:id="84" w:name="ref-Chang1991"/>
      <w:bookmarkEnd w:id="83"/>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5FF6949A" w14:textId="77777777" w:rsidR="0012573F" w:rsidRDefault="0038195A">
      <w:pPr>
        <w:pStyle w:val="Bibliography"/>
      </w:pPr>
      <w:bookmarkStart w:id="85" w:name="ref-Chang1976"/>
      <w:bookmarkEnd w:id="84"/>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1AFC08C" w14:textId="77777777" w:rsidR="0012573F" w:rsidRDefault="0038195A">
      <w:pPr>
        <w:pStyle w:val="Bibliography"/>
      </w:pPr>
      <w:bookmarkStart w:id="86" w:name="ref-Chase2009"/>
      <w:bookmarkEnd w:id="85"/>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E7A8437" w14:textId="77777777" w:rsidR="0012573F" w:rsidRDefault="0038195A">
      <w:pPr>
        <w:pStyle w:val="Bibliography"/>
      </w:pPr>
      <w:bookmarkStart w:id="87" w:name="ref-Chen2006"/>
      <w:bookmarkEnd w:id="86"/>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5D2F0526" w14:textId="77777777" w:rsidR="0012573F" w:rsidRDefault="0038195A">
      <w:pPr>
        <w:pStyle w:val="Bibliography"/>
      </w:pPr>
      <w:bookmarkStart w:id="88" w:name="ref-Childers2011"/>
      <w:bookmarkEnd w:id="87"/>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6FE57478" w14:textId="77777777" w:rsidR="0012573F" w:rsidRDefault="0038195A">
      <w:pPr>
        <w:pStyle w:val="Bibliography"/>
      </w:pPr>
      <w:bookmarkStart w:id="89" w:name="ref-Childers2003a"/>
      <w:bookmarkEnd w:id="88"/>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50B20E7D" w14:textId="77777777" w:rsidR="0012573F" w:rsidRDefault="0038195A">
      <w:pPr>
        <w:pStyle w:val="Bibliography"/>
      </w:pPr>
      <w:bookmarkStart w:id="90" w:name="ref-Cook2019"/>
      <w:bookmarkEnd w:id="89"/>
      <w:r>
        <w:rPr>
          <w:b/>
          <w:bCs/>
        </w:rPr>
        <w:lastRenderedPageBreak/>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Pathology. 155: 1373–1379.</w:t>
      </w:r>
    </w:p>
    <w:p w14:paraId="59E2A4A7" w14:textId="77777777" w:rsidR="0012573F" w:rsidRDefault="0038195A">
      <w:pPr>
        <w:pStyle w:val="Bibliography"/>
      </w:pPr>
      <w:bookmarkStart w:id="91" w:name="ref-Dietzgen2018a"/>
      <w:bookmarkEnd w:id="90"/>
      <w:r>
        <w:rPr>
          <w:b/>
          <w:bCs/>
        </w:rPr>
        <w:t>Dietzgen, R. G., J. Freitas-Astúa, C. Chabi-Jesus, P. L. Ramos-González, M. M. Goodin, H. Kondo, A. D. Tassi, and E. W. Kitajima</w:t>
      </w:r>
      <w:r>
        <w:t xml:space="preserve">. </w:t>
      </w:r>
      <w:r>
        <w:rPr>
          <w:b/>
          <w:bCs/>
        </w:rPr>
        <w:t>2018</w:t>
      </w:r>
      <w:r>
        <w:t xml:space="preserve">. Dichorhaviruses in their host plants and mite vectors, pp. 119–148. </w:t>
      </w:r>
      <w:r>
        <w:rPr>
          <w:i/>
          <w:iCs/>
        </w:rPr>
        <w:t>In</w:t>
      </w:r>
      <w:r>
        <w:t xml:space="preserve"> Advances in Virus Research. Elsevier.</w:t>
      </w:r>
    </w:p>
    <w:p w14:paraId="66D3934D" w14:textId="77777777" w:rsidR="0012573F" w:rsidRDefault="0038195A">
      <w:pPr>
        <w:pStyle w:val="Bibliography"/>
      </w:pPr>
      <w:bookmarkStart w:id="92" w:name="ref-Dietzgen2014"/>
      <w:bookmarkEnd w:id="91"/>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5DC6DBBE" w14:textId="77777777" w:rsidR="0012573F" w:rsidRDefault="0038195A">
      <w:pPr>
        <w:pStyle w:val="Bibliography"/>
      </w:pPr>
      <w:bookmarkStart w:id="93" w:name="ref-Dietzgen2018b"/>
      <w:bookmarkEnd w:id="92"/>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30E90202" w14:textId="77777777" w:rsidR="0012573F" w:rsidRDefault="0038195A">
      <w:pPr>
        <w:pStyle w:val="Bibliography"/>
      </w:pPr>
      <w:bookmarkStart w:id="94" w:name="ref-Doi1977"/>
      <w:bookmarkEnd w:id="93"/>
      <w:r>
        <w:rPr>
          <w:b/>
          <w:bCs/>
        </w:rPr>
        <w:t>Doi, Y., M. U. Chang, and K. Yora</w:t>
      </w:r>
      <w:r>
        <w:t xml:space="preserve">. </w:t>
      </w:r>
      <w:r>
        <w:rPr>
          <w:b/>
          <w:bCs/>
        </w:rPr>
        <w:t>1977</w:t>
      </w:r>
      <w:r>
        <w:t>. Orchid fleck virus. CMI/AAB descriptions of plant viruses.</w:t>
      </w:r>
    </w:p>
    <w:p w14:paraId="75FED579" w14:textId="77777777" w:rsidR="0012573F" w:rsidRDefault="0038195A">
      <w:pPr>
        <w:pStyle w:val="Bibliography"/>
      </w:pPr>
      <w:bookmarkStart w:id="95" w:name="ref-Fantz2008a"/>
      <w:bookmarkEnd w:id="94"/>
      <w:r>
        <w:rPr>
          <w:b/>
          <w:bCs/>
        </w:rPr>
        <w:t>Fantz, P. R.</w:t>
      </w:r>
      <w:r>
        <w:t xml:space="preserve"> </w:t>
      </w:r>
      <w:r>
        <w:rPr>
          <w:b/>
          <w:bCs/>
        </w:rPr>
        <w:t>2008a</w:t>
      </w:r>
      <w:r>
        <w:t>. Macrophytography of cultivated liriopogons and genera delineation. HortTechnology. 18: 334–342.</w:t>
      </w:r>
    </w:p>
    <w:p w14:paraId="4C507F7D" w14:textId="77777777" w:rsidR="0012573F" w:rsidRDefault="0038195A">
      <w:pPr>
        <w:pStyle w:val="Bibliography"/>
      </w:pPr>
      <w:bookmarkStart w:id="96" w:name="ref-Fantz2008b"/>
      <w:bookmarkEnd w:id="95"/>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4737B40E" w14:textId="77777777" w:rsidR="0012573F" w:rsidRDefault="0038195A">
      <w:pPr>
        <w:pStyle w:val="Bibliography"/>
      </w:pPr>
      <w:bookmarkStart w:id="97" w:name="ref-Fantz2009"/>
      <w:bookmarkEnd w:id="96"/>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3F03482A" w14:textId="77777777" w:rsidR="0012573F" w:rsidRDefault="0038195A">
      <w:pPr>
        <w:pStyle w:val="Bibliography"/>
      </w:pPr>
      <w:bookmarkStart w:id="98" w:name="ref-Fantz2015"/>
      <w:bookmarkEnd w:id="97"/>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7BF44D3E" w14:textId="77777777" w:rsidR="0012573F" w:rsidRPr="003451A6" w:rsidRDefault="0038195A">
      <w:pPr>
        <w:pStyle w:val="Bibliography"/>
        <w:rPr>
          <w:lang w:val="es-CO"/>
        </w:rPr>
      </w:pPr>
      <w:bookmarkStart w:id="99" w:name="ref-FreitasAstua2002"/>
      <w:bookmarkEnd w:id="98"/>
      <w:r>
        <w:rPr>
          <w:b/>
          <w:bCs/>
        </w:rPr>
        <w:t>Freitas-Astúa, J., L. Moreira, C. Rivera, C. M. Rodrı́guez, and E. W. Kitajima</w:t>
      </w:r>
      <w:r>
        <w:t xml:space="preserve">. </w:t>
      </w:r>
      <w:r>
        <w:rPr>
          <w:b/>
          <w:bCs/>
        </w:rPr>
        <w:t>2002</w:t>
      </w:r>
      <w:r>
        <w:t xml:space="preserve">. First report of orchid fleck virus in Costa Rica. </w:t>
      </w:r>
      <w:proofErr w:type="spellStart"/>
      <w:r w:rsidRPr="003451A6">
        <w:rPr>
          <w:lang w:val="es-CO"/>
        </w:rPr>
        <w:t>Plant</w:t>
      </w:r>
      <w:proofErr w:type="spellEnd"/>
      <w:r w:rsidRPr="003451A6">
        <w:rPr>
          <w:lang w:val="es-CO"/>
        </w:rPr>
        <w:t xml:space="preserve"> </w:t>
      </w:r>
      <w:proofErr w:type="spellStart"/>
      <w:r w:rsidRPr="003451A6">
        <w:rPr>
          <w:lang w:val="es-CO"/>
        </w:rPr>
        <w:t>Disease</w:t>
      </w:r>
      <w:proofErr w:type="spellEnd"/>
      <w:r w:rsidRPr="003451A6">
        <w:rPr>
          <w:lang w:val="es-CO"/>
        </w:rPr>
        <w:t>. 86: 1402–1402.</w:t>
      </w:r>
    </w:p>
    <w:p w14:paraId="6644497E" w14:textId="77777777" w:rsidR="0012573F" w:rsidRDefault="0038195A">
      <w:pPr>
        <w:pStyle w:val="Bibliography"/>
      </w:pPr>
      <w:bookmarkStart w:id="100" w:name="ref-GarciaEscamilla2018"/>
      <w:bookmarkEnd w:id="99"/>
      <w:r w:rsidRPr="003451A6">
        <w:rPr>
          <w:b/>
          <w:bCs/>
          <w:lang w:val="es-CO"/>
        </w:rPr>
        <w:t xml:space="preserve">García-Escamilla, P., Y. Duran-Trujillo, G. Otero-Colina, G. Valdovinos-Ponce, Ma. T. Santillán-Galicia, C. F. </w:t>
      </w:r>
      <w:proofErr w:type="spellStart"/>
      <w:r w:rsidRPr="003451A6">
        <w:rPr>
          <w:b/>
          <w:bCs/>
          <w:lang w:val="es-CO"/>
        </w:rPr>
        <w:t>Ortiz-Garcı́a</w:t>
      </w:r>
      <w:proofErr w:type="spellEnd"/>
      <w:r w:rsidRPr="003451A6">
        <w:rPr>
          <w:b/>
          <w:bCs/>
          <w:lang w:val="es-CO"/>
        </w:rPr>
        <w:t>, J. J. Velázquez-Monreal, and S. Sánchez-Soto</w:t>
      </w:r>
      <w:r w:rsidRPr="003451A6">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64C45E48" w14:textId="77777777" w:rsidR="0012573F" w:rsidRDefault="0038195A">
      <w:pPr>
        <w:pStyle w:val="Bibliography"/>
      </w:pPr>
      <w:bookmarkStart w:id="101" w:name="ref-Gibbs2000"/>
      <w:bookmarkEnd w:id="100"/>
      <w:r>
        <w:rPr>
          <w:b/>
          <w:bCs/>
        </w:rPr>
        <w:t>Gibbs, A.</w:t>
      </w:r>
      <w:r>
        <w:t xml:space="preserve"> </w:t>
      </w:r>
      <w:r>
        <w:rPr>
          <w:b/>
          <w:bCs/>
        </w:rPr>
        <w:t>2000</w:t>
      </w:r>
      <w:r>
        <w:t>. Viruses of orchids in Australia; their identification, biology and control. The Australian Orchid Rev. 65: 10–21.</w:t>
      </w:r>
    </w:p>
    <w:p w14:paraId="5C61E57E" w14:textId="77777777" w:rsidR="0012573F" w:rsidRDefault="0038195A">
      <w:pPr>
        <w:pStyle w:val="Bibliography"/>
      </w:pPr>
      <w:bookmarkStart w:id="102" w:name="ref-Kitajima1974"/>
      <w:bookmarkEnd w:id="101"/>
      <w:r>
        <w:rPr>
          <w:b/>
          <w:bCs/>
        </w:rPr>
        <w:t>Kitajima, E. W., A. Blumenschein, and A. S. Costa</w:t>
      </w:r>
      <w:r>
        <w:t xml:space="preserve">. </w:t>
      </w:r>
      <w:r>
        <w:rPr>
          <w:b/>
          <w:bCs/>
        </w:rPr>
        <w:t>1974</w:t>
      </w:r>
      <w:r>
        <w:t>. Rodlike particles associated with ringspot symptoms in several orchid species in Brazil. Journal of Phytopathology. 81: 280–286.</w:t>
      </w:r>
    </w:p>
    <w:p w14:paraId="32ADFDD9" w14:textId="77777777" w:rsidR="0012573F" w:rsidRDefault="0038195A">
      <w:pPr>
        <w:pStyle w:val="Bibliography"/>
      </w:pPr>
      <w:bookmarkStart w:id="103" w:name="ref-Kitajima2011a"/>
      <w:bookmarkEnd w:id="102"/>
      <w:r>
        <w:rPr>
          <w:b/>
          <w:bCs/>
        </w:rPr>
        <w:lastRenderedPageBreak/>
        <w:t>Kitajima, E. W., C. M. Chagas, R. Harakava, R. F. Calegario, J. Freitas-Astúa, J. C. V. Rodrigues, and C. C. Childers</w:t>
      </w:r>
      <w:r>
        <w:t xml:space="preserve">. </w:t>
      </w:r>
      <w:r>
        <w:rPr>
          <w:b/>
          <w:bCs/>
        </w:rPr>
        <w:t>2011</w:t>
      </w:r>
      <w:r>
        <w:t>. Citrus leprosis in Florida, USA, appears to have been caused by the nuclear type of citrus leprosis virus (CilLV-N). Virus Reviews &amp; Research. 16.</w:t>
      </w:r>
    </w:p>
    <w:p w14:paraId="57F036F6" w14:textId="77777777" w:rsidR="0012573F" w:rsidRDefault="0038195A">
      <w:pPr>
        <w:pStyle w:val="Bibliography"/>
      </w:pPr>
      <w:bookmarkStart w:id="104" w:name="ref-Kitajima2001"/>
      <w:bookmarkEnd w:id="103"/>
      <w:r>
        <w:rPr>
          <w:b/>
          <w:bCs/>
        </w:rPr>
        <w:t>Kitajima, E. W., H. Kondo, A. Mackenzie, J. A. M. Rezende, R. Gioria, A. Gibbs, and T. Tamada</w:t>
      </w:r>
      <w:r>
        <w:t xml:space="preserve">. </w:t>
      </w:r>
      <w:r>
        <w:rPr>
          <w:b/>
          <w:bCs/>
        </w:rPr>
        <w:t>2001</w:t>
      </w:r>
      <w:r>
        <w:t>. Comparative cytopathology and immunocytochemistry of Japanese, Australian and Brazilian isolates of orchid fleck virus. Journal of General Plant Pathology. 67: 231–237.</w:t>
      </w:r>
    </w:p>
    <w:p w14:paraId="35795FFF" w14:textId="77777777" w:rsidR="0012573F" w:rsidRDefault="0038195A">
      <w:pPr>
        <w:pStyle w:val="Bibliography"/>
      </w:pPr>
      <w:bookmarkStart w:id="105" w:name="ref-Kitajima2010"/>
      <w:bookmarkEnd w:id="104"/>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0C64914E" w14:textId="77777777" w:rsidR="0012573F" w:rsidRDefault="0038195A">
      <w:pPr>
        <w:pStyle w:val="Bibliography"/>
      </w:pPr>
      <w:bookmarkStart w:id="106" w:name="ref-Knorr1968"/>
      <w:bookmarkEnd w:id="105"/>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092724BF" w14:textId="77777777" w:rsidR="0012573F" w:rsidRPr="003451A6" w:rsidRDefault="0038195A">
      <w:pPr>
        <w:pStyle w:val="Bibliography"/>
        <w:rPr>
          <w:lang w:val="es-CO"/>
        </w:rPr>
      </w:pPr>
      <w:bookmarkStart w:id="107" w:name="ref-Ko1985"/>
      <w:bookmarkEnd w:id="106"/>
      <w:r>
        <w:rPr>
          <w:b/>
          <w:bCs/>
        </w:rPr>
        <w:t>Ko, N.-J., F. W. Zettler, J. R. Edwardson, and R. G. Christie</w:t>
      </w:r>
      <w:r>
        <w:t xml:space="preserve">. </w:t>
      </w:r>
      <w:r>
        <w:rPr>
          <w:b/>
          <w:bCs/>
        </w:rPr>
        <w:t>1985</w:t>
      </w:r>
      <w:r>
        <w:t xml:space="preserve">. Light microscopic techniques for detecting orchid viruses. </w:t>
      </w:r>
      <w:r w:rsidRPr="003451A6">
        <w:rPr>
          <w:lang w:val="es-CO"/>
        </w:rPr>
        <w:t xml:space="preserve">Acta </w:t>
      </w:r>
      <w:proofErr w:type="spellStart"/>
      <w:r w:rsidRPr="003451A6">
        <w:rPr>
          <w:lang w:val="es-CO"/>
        </w:rPr>
        <w:t>Horticulturae</w:t>
      </w:r>
      <w:proofErr w:type="spellEnd"/>
      <w:r w:rsidRPr="003451A6">
        <w:rPr>
          <w:lang w:val="es-CO"/>
        </w:rPr>
        <w:t>. 241–254.</w:t>
      </w:r>
    </w:p>
    <w:p w14:paraId="3DB96AD6" w14:textId="77777777" w:rsidR="0012573F" w:rsidRDefault="0038195A">
      <w:pPr>
        <w:pStyle w:val="Bibliography"/>
      </w:pPr>
      <w:bookmarkStart w:id="108" w:name="ref-Kondo2006"/>
      <w:bookmarkEnd w:id="107"/>
      <w:r w:rsidRPr="003451A6">
        <w:rPr>
          <w:b/>
          <w:bCs/>
          <w:lang w:val="es-CO"/>
        </w:rPr>
        <w:t xml:space="preserve">Kondo, H., T. Maeda, Y. </w:t>
      </w:r>
      <w:proofErr w:type="spellStart"/>
      <w:r w:rsidRPr="003451A6">
        <w:rPr>
          <w:b/>
          <w:bCs/>
          <w:lang w:val="es-CO"/>
        </w:rPr>
        <w:t>Shirako</w:t>
      </w:r>
      <w:proofErr w:type="spellEnd"/>
      <w:r w:rsidRPr="003451A6">
        <w:rPr>
          <w:b/>
          <w:bCs/>
          <w:lang w:val="es-CO"/>
        </w:rPr>
        <w:t xml:space="preserve">, and T. </w:t>
      </w:r>
      <w:proofErr w:type="spellStart"/>
      <w:r w:rsidRPr="003451A6">
        <w:rPr>
          <w:b/>
          <w:bCs/>
          <w:lang w:val="es-CO"/>
        </w:rPr>
        <w:t>Tamada</w:t>
      </w:r>
      <w:proofErr w:type="spellEnd"/>
      <w:r w:rsidRPr="003451A6">
        <w:rPr>
          <w:lang w:val="es-CO"/>
        </w:rPr>
        <w:t xml:space="preserve">. </w:t>
      </w:r>
      <w:r>
        <w:rPr>
          <w:b/>
          <w:bCs/>
        </w:rPr>
        <w:t>2006</w:t>
      </w:r>
      <w:r>
        <w:t>. Orchid fleck virus is a rhabdovirus with an unusual bipartite genome. Journal of General Virology. 87: 2413–2421.</w:t>
      </w:r>
    </w:p>
    <w:p w14:paraId="0D44571B" w14:textId="77777777" w:rsidR="0012573F" w:rsidRDefault="0038195A">
      <w:pPr>
        <w:pStyle w:val="Bibliography"/>
      </w:pPr>
      <w:bookmarkStart w:id="109" w:name="ref-Kondo2003"/>
      <w:bookmarkEnd w:id="108"/>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1CE659A" w14:textId="77777777" w:rsidR="0012573F" w:rsidRDefault="0038195A">
      <w:pPr>
        <w:pStyle w:val="Bibliography"/>
      </w:pPr>
      <w:bookmarkStart w:id="110" w:name="ref-Kondo2014"/>
      <w:bookmarkEnd w:id="109"/>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361C80AA" w14:textId="77777777" w:rsidR="0012573F" w:rsidRDefault="0038195A">
      <w:pPr>
        <w:pStyle w:val="Bibliography"/>
      </w:pPr>
      <w:bookmarkStart w:id="111" w:name="ref-Kubo2009b"/>
      <w:bookmarkEnd w:id="110"/>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7E80CAAD" w14:textId="77777777" w:rsidR="0012573F" w:rsidRDefault="0038195A">
      <w:pPr>
        <w:pStyle w:val="Bibliography"/>
      </w:pPr>
      <w:bookmarkStart w:id="112" w:name="ref-Lattier2014"/>
      <w:bookmarkEnd w:id="111"/>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2DEC55A5" w14:textId="77777777" w:rsidR="0012573F" w:rsidRDefault="0038195A">
      <w:pPr>
        <w:pStyle w:val="Bibliography"/>
      </w:pPr>
      <w:bookmarkStart w:id="113" w:name="ref-Leeuwen2015"/>
      <w:bookmarkEnd w:id="112"/>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5E9E6C16" w14:textId="77777777" w:rsidR="0012573F" w:rsidRDefault="0038195A">
      <w:pPr>
        <w:pStyle w:val="Bibliography"/>
      </w:pPr>
      <w:bookmarkStart w:id="114" w:name="ref-Leon2010"/>
      <w:bookmarkEnd w:id="113"/>
      <w:r>
        <w:rPr>
          <w:b/>
          <w:bCs/>
        </w:rPr>
        <w:t>León, G. P.-P. de, and S. A. Nadler</w:t>
      </w:r>
      <w:r>
        <w:t xml:space="preserve">. </w:t>
      </w:r>
      <w:r>
        <w:rPr>
          <w:b/>
          <w:bCs/>
        </w:rPr>
        <w:t>2010</w:t>
      </w:r>
      <w:r>
        <w:t>. What we don’t recognize can hurt us: A plea for awareness about cryptic species. Journal of Parasitology. 96: 453–464.</w:t>
      </w:r>
    </w:p>
    <w:p w14:paraId="7EA57D54" w14:textId="77777777" w:rsidR="0012573F" w:rsidRDefault="0038195A">
      <w:pPr>
        <w:pStyle w:val="Bibliography"/>
      </w:pPr>
      <w:bookmarkStart w:id="115" w:name="ref-Lesemann1971"/>
      <w:bookmarkEnd w:id="114"/>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2DC5EA97" w14:textId="77777777" w:rsidR="0012573F" w:rsidRDefault="0038195A">
      <w:pPr>
        <w:pStyle w:val="Bibliography"/>
      </w:pPr>
      <w:bookmarkStart w:id="116" w:name="ref-Lesemann1975"/>
      <w:bookmarkEnd w:id="115"/>
      <w:r>
        <w:rPr>
          <w:b/>
          <w:bCs/>
        </w:rPr>
        <w:lastRenderedPageBreak/>
        <w:t>Lesemann, D., and S. Doraiswamy</w:t>
      </w:r>
      <w:r>
        <w:t xml:space="preserve">. </w:t>
      </w:r>
      <w:r>
        <w:rPr>
          <w:b/>
          <w:bCs/>
        </w:rPr>
        <w:t>1975</w:t>
      </w:r>
      <w:r>
        <w:t>. Bullet-shaped virus-like particles in chlorotic and necrotic leaf lesions of orchids. Journal of Phytopathology. 83: 27–39.</w:t>
      </w:r>
    </w:p>
    <w:p w14:paraId="1CC56C10" w14:textId="77777777" w:rsidR="0012573F" w:rsidRDefault="0038195A">
      <w:pPr>
        <w:pStyle w:val="Bibliography"/>
      </w:pPr>
      <w:bookmarkStart w:id="117" w:name="ref-Maeda1998"/>
      <w:bookmarkEnd w:id="116"/>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5CCF670B" w14:textId="77777777" w:rsidR="0012573F" w:rsidRDefault="0038195A">
      <w:pPr>
        <w:pStyle w:val="Bibliography"/>
      </w:pPr>
      <w:bookmarkStart w:id="118" w:name="ref-Magalhaes2005"/>
      <w:bookmarkEnd w:id="117"/>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BB10AE8" w14:textId="77777777" w:rsidR="0012573F" w:rsidRDefault="0038195A">
      <w:pPr>
        <w:pStyle w:val="Bibliography"/>
      </w:pPr>
      <w:bookmarkStart w:id="119" w:name="ref-Masiero2020"/>
      <w:bookmarkEnd w:id="118"/>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71FC2E0F" w14:textId="77777777" w:rsidR="0012573F" w:rsidRDefault="0038195A">
      <w:pPr>
        <w:pStyle w:val="Bibliography"/>
      </w:pPr>
      <w:bookmarkStart w:id="120" w:name="ref-Mcharo2003"/>
      <w:bookmarkEnd w:id="119"/>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727FF619" w14:textId="77777777" w:rsidR="0012573F" w:rsidRDefault="0038195A">
      <w:pPr>
        <w:pStyle w:val="Bibliography"/>
      </w:pPr>
      <w:bookmarkStart w:id="121" w:name="ref-Mei2016"/>
      <w:bookmarkEnd w:id="120"/>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321118A4" w14:textId="77777777" w:rsidR="0012573F" w:rsidRDefault="0038195A">
      <w:pPr>
        <w:pStyle w:val="Bibliography"/>
      </w:pPr>
      <w:bookmarkStart w:id="122" w:name="ref-Messing2017"/>
      <w:bookmarkEnd w:id="121"/>
      <w:r>
        <w:rPr>
          <w:b/>
          <w:bCs/>
        </w:rPr>
        <w:t>Messing, R., and J. Brodeur</w:t>
      </w:r>
      <w:r>
        <w:t xml:space="preserve">. </w:t>
      </w:r>
      <w:r>
        <w:rPr>
          <w:b/>
          <w:bCs/>
        </w:rPr>
        <w:t>2017</w:t>
      </w:r>
      <w:r>
        <w:t>. Current challenges to the implementation of classical biological control. BioControl. 63: 1–9.</w:t>
      </w:r>
    </w:p>
    <w:p w14:paraId="54EB1349" w14:textId="77777777" w:rsidR="0012573F" w:rsidRDefault="0038195A">
      <w:pPr>
        <w:pStyle w:val="Bibliography"/>
      </w:pPr>
      <w:bookmarkStart w:id="123" w:name="ref-Nesom2010"/>
      <w:bookmarkEnd w:id="122"/>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594FAAD7" w14:textId="77777777" w:rsidR="0012573F" w:rsidRPr="003451A6" w:rsidRDefault="0038195A">
      <w:pPr>
        <w:pStyle w:val="Bibliography"/>
        <w:rPr>
          <w:lang w:val="es-CO"/>
        </w:rPr>
      </w:pPr>
      <w:bookmarkStart w:id="124" w:name="ref-Omoto2000"/>
      <w:bookmarkEnd w:id="123"/>
      <w:r>
        <w:rPr>
          <w:b/>
          <w:bCs/>
        </w:rPr>
        <w:t>Omoto, C., E. B. Alves, and P. C. Ribeiro</w:t>
      </w:r>
      <w:r>
        <w:t xml:space="preserve">. </w:t>
      </w:r>
      <w:r w:rsidRPr="003451A6">
        <w:rPr>
          <w:b/>
          <w:bCs/>
          <w:lang w:val="es-CO"/>
        </w:rPr>
        <w:t>2000</w:t>
      </w:r>
      <w:r w:rsidRPr="003451A6">
        <w:rPr>
          <w:lang w:val="es-CO"/>
        </w:rPr>
        <w:t xml:space="preserve">. </w:t>
      </w:r>
      <w:proofErr w:type="spellStart"/>
      <w:r w:rsidRPr="003451A6">
        <w:rPr>
          <w:lang w:val="es-CO"/>
        </w:rPr>
        <w:t>Detecção</w:t>
      </w:r>
      <w:proofErr w:type="spellEnd"/>
      <w:r w:rsidRPr="003451A6">
        <w:rPr>
          <w:lang w:val="es-CO"/>
        </w:rPr>
        <w:t xml:space="preserve"> e </w:t>
      </w:r>
      <w:proofErr w:type="spellStart"/>
      <w:r w:rsidRPr="003451A6">
        <w:rPr>
          <w:lang w:val="es-CO"/>
        </w:rPr>
        <w:t>monitoramento</w:t>
      </w:r>
      <w:proofErr w:type="spellEnd"/>
      <w:r w:rsidRPr="003451A6">
        <w:rPr>
          <w:lang w:val="es-CO"/>
        </w:rPr>
        <w:t xml:space="preserve"> da </w:t>
      </w:r>
      <w:proofErr w:type="spellStart"/>
      <w:r w:rsidRPr="003451A6">
        <w:rPr>
          <w:lang w:val="es-CO"/>
        </w:rPr>
        <w:t>resistência</w:t>
      </w:r>
      <w:proofErr w:type="spellEnd"/>
      <w:r w:rsidRPr="003451A6">
        <w:rPr>
          <w:lang w:val="es-CO"/>
        </w:rPr>
        <w:t xml:space="preserve"> de </w:t>
      </w:r>
      <w:proofErr w:type="spellStart"/>
      <w:r w:rsidRPr="003451A6">
        <w:rPr>
          <w:i/>
          <w:iCs/>
          <w:lang w:val="es-CO"/>
        </w:rPr>
        <w:t>brevipalpus</w:t>
      </w:r>
      <w:proofErr w:type="spellEnd"/>
      <w:r w:rsidRPr="003451A6">
        <w:rPr>
          <w:i/>
          <w:iCs/>
          <w:lang w:val="es-CO"/>
        </w:rPr>
        <w:t xml:space="preserve"> </w:t>
      </w:r>
      <w:proofErr w:type="spellStart"/>
      <w:r w:rsidRPr="003451A6">
        <w:rPr>
          <w:i/>
          <w:iCs/>
          <w:lang w:val="es-CO"/>
        </w:rPr>
        <w:t>phoenicis</w:t>
      </w:r>
      <w:proofErr w:type="spellEnd"/>
      <w:r w:rsidRPr="003451A6">
        <w:rPr>
          <w:lang w:val="es-CO"/>
        </w:rPr>
        <w:t xml:space="preserve"> (</w:t>
      </w:r>
      <w:proofErr w:type="spellStart"/>
      <w:r w:rsidRPr="003451A6">
        <w:rPr>
          <w:lang w:val="es-CO"/>
        </w:rPr>
        <w:t>Geijskes</w:t>
      </w:r>
      <w:proofErr w:type="spellEnd"/>
      <w:r w:rsidRPr="003451A6">
        <w:rPr>
          <w:lang w:val="es-CO"/>
        </w:rPr>
        <w:t>) (</w:t>
      </w:r>
      <w:proofErr w:type="spellStart"/>
      <w:r w:rsidRPr="003451A6">
        <w:rPr>
          <w:lang w:val="es-CO"/>
        </w:rPr>
        <w:t>acari</w:t>
      </w:r>
      <w:proofErr w:type="spellEnd"/>
      <w:r w:rsidRPr="003451A6">
        <w:rPr>
          <w:lang w:val="es-CO"/>
        </w:rPr>
        <w:t xml:space="preserve">: </w:t>
      </w:r>
      <w:proofErr w:type="spellStart"/>
      <w:r w:rsidRPr="003451A6">
        <w:rPr>
          <w:lang w:val="es-CO"/>
        </w:rPr>
        <w:t>Tenuipalpidae</w:t>
      </w:r>
      <w:proofErr w:type="spellEnd"/>
      <w:r w:rsidRPr="003451A6">
        <w:rPr>
          <w:lang w:val="es-CO"/>
        </w:rPr>
        <w:t xml:space="preserve">) do </w:t>
      </w:r>
      <w:proofErr w:type="spellStart"/>
      <w:r w:rsidRPr="003451A6">
        <w:rPr>
          <w:lang w:val="es-CO"/>
        </w:rPr>
        <w:t>dicofol</w:t>
      </w:r>
      <w:proofErr w:type="spellEnd"/>
      <w:r w:rsidRPr="003451A6">
        <w:rPr>
          <w:lang w:val="es-CO"/>
        </w:rPr>
        <w:t xml:space="preserve">. Anais da </w:t>
      </w:r>
      <w:proofErr w:type="spellStart"/>
      <w:r w:rsidRPr="003451A6">
        <w:rPr>
          <w:lang w:val="es-CO"/>
        </w:rPr>
        <w:t>Sociedade</w:t>
      </w:r>
      <w:proofErr w:type="spellEnd"/>
      <w:r w:rsidRPr="003451A6">
        <w:rPr>
          <w:lang w:val="es-CO"/>
        </w:rPr>
        <w:t xml:space="preserve"> Entomológica do Brasil. 29: 757–764.</w:t>
      </w:r>
    </w:p>
    <w:p w14:paraId="6059D358" w14:textId="77777777" w:rsidR="0012573F" w:rsidRDefault="0038195A">
      <w:pPr>
        <w:pStyle w:val="Bibliography"/>
      </w:pPr>
      <w:bookmarkStart w:id="125" w:name="ref-Pearson1993"/>
      <w:bookmarkEnd w:id="124"/>
      <w:r w:rsidRPr="003451A6">
        <w:rPr>
          <w:b/>
          <w:bCs/>
          <w:lang w:val="es-CO"/>
        </w:rPr>
        <w:t xml:space="preserve">Pearson, M. N., G. V. H. Jackson, S. P. Pone, and R. L. J. </w:t>
      </w:r>
      <w:proofErr w:type="spellStart"/>
      <w:r w:rsidRPr="003451A6">
        <w:rPr>
          <w:b/>
          <w:bCs/>
          <w:lang w:val="es-CO"/>
        </w:rPr>
        <w:t>Howitt</w:t>
      </w:r>
      <w:proofErr w:type="spellEnd"/>
      <w:r w:rsidRPr="003451A6">
        <w:rPr>
          <w:lang w:val="es-CO"/>
        </w:rPr>
        <w:t xml:space="preserve">. </w:t>
      </w:r>
      <w:r>
        <w:rPr>
          <w:b/>
          <w:bCs/>
        </w:rPr>
        <w:t>1993</w:t>
      </w:r>
      <w:r>
        <w:t>. Vanilla viruses in the South Pacific. Plant Pathology. 42: 127–131.</w:t>
      </w:r>
    </w:p>
    <w:p w14:paraId="710DBD9E" w14:textId="77777777" w:rsidR="0012573F" w:rsidRDefault="0038195A">
      <w:pPr>
        <w:pStyle w:val="Bibliography"/>
      </w:pPr>
      <w:bookmarkStart w:id="126" w:name="ref-Peng2017"/>
      <w:bookmarkEnd w:id="125"/>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373050C2" w14:textId="77777777" w:rsidR="0012573F" w:rsidRDefault="0038195A">
      <w:pPr>
        <w:pStyle w:val="Bibliography"/>
      </w:pPr>
      <w:bookmarkStart w:id="127" w:name="ref-Peng2013"/>
      <w:bookmarkEnd w:id="126"/>
      <w:r>
        <w:rPr>
          <w:b/>
          <w:bCs/>
        </w:rPr>
        <w:t>Peng, D. W., G. H. Zheng, Z. Z. Zheng, Q. X. Tong, and Y. L. Ming</w:t>
      </w:r>
      <w:r>
        <w:t xml:space="preserve">. </w:t>
      </w:r>
      <w:r>
        <w:rPr>
          <w:b/>
          <w:bCs/>
        </w:rPr>
        <w:t>2013</w:t>
      </w:r>
      <w:r>
        <w:t>. Orchid fleck virus: An unclassified bipartite, negative-sense RNA plant virus. Archives of Virology. 158: 313–323.</w:t>
      </w:r>
    </w:p>
    <w:p w14:paraId="5396EDC7" w14:textId="77777777" w:rsidR="0012573F" w:rsidRDefault="0038195A">
      <w:pPr>
        <w:pStyle w:val="Bibliography"/>
      </w:pPr>
      <w:bookmarkStart w:id="128" w:name="ref-Petzold1971"/>
      <w:bookmarkEnd w:id="127"/>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602CDA2F" w14:textId="77777777" w:rsidR="0012573F" w:rsidRDefault="0038195A">
      <w:pPr>
        <w:pStyle w:val="Bibliography"/>
      </w:pPr>
      <w:bookmarkStart w:id="129" w:name="ref-RamosGonzalez2015"/>
      <w:bookmarkEnd w:id="128"/>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33BB36AF" w14:textId="77777777" w:rsidR="0012573F" w:rsidRDefault="0038195A">
      <w:pPr>
        <w:pStyle w:val="Bibliography"/>
      </w:pPr>
      <w:bookmarkStart w:id="130" w:name="ref-Rodrigues2000a"/>
      <w:bookmarkEnd w:id="129"/>
      <w:r>
        <w:rPr>
          <w:b/>
          <w:bCs/>
        </w:rPr>
        <w:lastRenderedPageBreak/>
        <w:t>Rodrigues, J. C. V., and M. A. Machado</w:t>
      </w:r>
      <w:r>
        <w:t xml:space="preserve">. </w:t>
      </w:r>
      <w:r>
        <w:rPr>
          <w:b/>
          <w:bCs/>
        </w:rPr>
        <w:t>2000</w:t>
      </w:r>
      <w:r>
        <w:t>. Virus-</w:t>
      </w:r>
      <w:r>
        <w:rPr>
          <w:i/>
          <w:iCs/>
        </w:rPr>
        <w:t>Brevipalpus</w:t>
      </w:r>
      <w:r>
        <w:t>-plant relationships on citrus leprosis pathosystems. Proc. Int. Soc. Citriculture Congr. 3–7.</w:t>
      </w:r>
    </w:p>
    <w:p w14:paraId="302DA9D9" w14:textId="77777777" w:rsidR="0012573F" w:rsidRDefault="0038195A">
      <w:pPr>
        <w:pStyle w:val="Bibliography"/>
      </w:pPr>
      <w:bookmarkStart w:id="131" w:name="ref-Roy2015a"/>
      <w:bookmarkEnd w:id="130"/>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62D9AE3D" w14:textId="77777777" w:rsidR="0012573F" w:rsidRDefault="0038195A">
      <w:pPr>
        <w:pStyle w:val="Bibliography"/>
      </w:pPr>
      <w:bookmarkStart w:id="132" w:name="ref-Roy2020"/>
      <w:bookmarkEnd w:id="131"/>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53FE5424" w14:textId="77777777" w:rsidR="0012573F" w:rsidRDefault="0038195A">
      <w:pPr>
        <w:pStyle w:val="Bibliography"/>
      </w:pPr>
      <w:bookmarkStart w:id="133" w:name="ref-Roy2013a"/>
      <w:bookmarkEnd w:id="132"/>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5EEEDE31" w14:textId="77777777" w:rsidR="0012573F" w:rsidRDefault="0038195A">
      <w:pPr>
        <w:pStyle w:val="Bibliography"/>
      </w:pPr>
      <w:bookmarkStart w:id="134" w:name="ref-Sauvetre2018"/>
      <w:bookmarkEnd w:id="133"/>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0CCED3F9" w14:textId="77777777" w:rsidR="0012573F" w:rsidRDefault="0038195A">
      <w:pPr>
        <w:pStyle w:val="Bibliography"/>
      </w:pPr>
      <w:bookmarkStart w:id="135" w:name="ref-Skoracka2015"/>
      <w:bookmarkEnd w:id="134"/>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75A6A695" w14:textId="77777777" w:rsidR="0012573F" w:rsidRDefault="0038195A">
      <w:pPr>
        <w:pStyle w:val="Bibliography"/>
      </w:pPr>
      <w:bookmarkStart w:id="136" w:name="ref-Suckling2013"/>
      <w:bookmarkEnd w:id="135"/>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551AC00" w14:textId="77777777" w:rsidR="0012573F" w:rsidRDefault="0038195A">
      <w:pPr>
        <w:pStyle w:val="Bibliography"/>
      </w:pPr>
      <w:bookmarkStart w:id="137" w:name="ref-Vechia2018"/>
      <w:bookmarkEnd w:id="136"/>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794037DD" w14:textId="77777777" w:rsidR="0012573F" w:rsidRDefault="0038195A">
      <w:pPr>
        <w:pStyle w:val="Bibliography"/>
      </w:pPr>
      <w:bookmarkStart w:id="138" w:name="ref-Walker2018"/>
      <w:bookmarkEnd w:id="137"/>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2FAC1E82" w14:textId="77777777" w:rsidR="0012573F" w:rsidRDefault="0038195A">
      <w:pPr>
        <w:pStyle w:val="Bibliography"/>
      </w:pPr>
      <w:bookmarkStart w:id="139" w:name="ref-Wang2014"/>
      <w:bookmarkEnd w:id="138"/>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791B3990" w14:textId="77777777" w:rsidR="0012573F" w:rsidRDefault="0038195A">
      <w:pPr>
        <w:pStyle w:val="Bibliography"/>
      </w:pPr>
      <w:bookmarkStart w:id="140" w:name="ref-Zheng2013"/>
      <w:bookmarkEnd w:id="139"/>
      <w:r>
        <w:rPr>
          <w:b/>
          <w:bCs/>
        </w:rPr>
        <w:t>Zheng, G. H., Z. Z. Zheng, Q. X. Tong, Y. L. Ming, and others</w:t>
      </w:r>
      <w:r>
        <w:t xml:space="preserve">. </w:t>
      </w:r>
      <w:r>
        <w:rPr>
          <w:b/>
          <w:bCs/>
        </w:rPr>
        <w:t>2013</w:t>
      </w:r>
      <w:r>
        <w:t>. Orchid fleck virus: An unclassified bipartite, negative-sense rna plant virus. Archives of virology. 158: 313–323.</w:t>
      </w:r>
    </w:p>
    <w:p w14:paraId="247C4F70" w14:textId="77777777" w:rsidR="0012573F" w:rsidRDefault="0038195A">
      <w:pPr>
        <w:pStyle w:val="Bibliography"/>
      </w:pPr>
      <w:bookmarkStart w:id="141" w:name="ref-Zhou2009"/>
      <w:bookmarkEnd w:id="140"/>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5000348F" w14:textId="77777777" w:rsidR="0012573F" w:rsidRDefault="0038195A">
      <w:pPr>
        <w:pStyle w:val="Heading3"/>
      </w:pPr>
      <w:bookmarkStart w:id="142" w:name="table"/>
      <w:bookmarkEnd w:id="69"/>
      <w:bookmarkEnd w:id="71"/>
      <w:bookmarkEnd w:id="141"/>
      <w:r>
        <w:lastRenderedPageBreak/>
        <w:t>Table</w:t>
      </w:r>
    </w:p>
    <w:tbl>
      <w:tblPr>
        <w:tblStyle w:val="Table"/>
        <w:tblW w:w="4999" w:type="pct"/>
        <w:tblLook w:val="0020" w:firstRow="1" w:lastRow="0" w:firstColumn="0" w:lastColumn="0" w:noHBand="0" w:noVBand="0"/>
      </w:tblPr>
      <w:tblGrid>
        <w:gridCol w:w="2707"/>
        <w:gridCol w:w="3643"/>
        <w:gridCol w:w="3224"/>
      </w:tblGrid>
      <w:tr w:rsidR="0012573F" w14:paraId="4AF1488E" w14:textId="77777777">
        <w:tc>
          <w:tcPr>
            <w:tcW w:w="0" w:type="auto"/>
          </w:tcPr>
          <w:p w14:paraId="32ED269F" w14:textId="77777777" w:rsidR="0012573F" w:rsidRDefault="0038195A">
            <w:pPr>
              <w:pStyle w:val="Compact"/>
            </w:pPr>
            <w:r>
              <w:t>Scientific Name</w:t>
            </w:r>
          </w:p>
        </w:tc>
        <w:tc>
          <w:tcPr>
            <w:tcW w:w="0" w:type="auto"/>
          </w:tcPr>
          <w:p w14:paraId="4EEF5EFA" w14:textId="77777777" w:rsidR="0012573F" w:rsidRDefault="0038195A">
            <w:pPr>
              <w:pStyle w:val="Compact"/>
            </w:pPr>
            <w:r>
              <w:t>Common Names</w:t>
            </w:r>
          </w:p>
        </w:tc>
        <w:tc>
          <w:tcPr>
            <w:tcW w:w="0" w:type="auto"/>
          </w:tcPr>
          <w:p w14:paraId="501B8605" w14:textId="77777777" w:rsidR="0012573F" w:rsidRDefault="0038195A">
            <w:pPr>
              <w:pStyle w:val="Compact"/>
            </w:pPr>
            <w:r>
              <w:t>Symptoms Observed</w:t>
            </w:r>
          </w:p>
        </w:tc>
      </w:tr>
      <w:tr w:rsidR="0012573F" w14:paraId="3BAE7F48" w14:textId="77777777">
        <w:tc>
          <w:tcPr>
            <w:tcW w:w="0" w:type="auto"/>
          </w:tcPr>
          <w:p w14:paraId="25794827" w14:textId="77777777" w:rsidR="0012573F" w:rsidRDefault="0038195A">
            <w:pPr>
              <w:pStyle w:val="Compact"/>
            </w:pPr>
            <w:r>
              <w:rPr>
                <w:i/>
                <w:iCs/>
              </w:rPr>
              <w:t>Liriope muscari</w:t>
            </w:r>
            <w:r>
              <w:t xml:space="preserve"> Bailey</w:t>
            </w:r>
          </w:p>
        </w:tc>
        <w:tc>
          <w:tcPr>
            <w:tcW w:w="0" w:type="auto"/>
          </w:tcPr>
          <w:p w14:paraId="38D1CE78" w14:textId="77777777" w:rsidR="0012573F" w:rsidRDefault="0038195A">
            <w:pPr>
              <w:pStyle w:val="Compact"/>
            </w:pPr>
            <w:r>
              <w:t>Lilyturf, Orchardgrass, Monkeygrass</w:t>
            </w:r>
          </w:p>
        </w:tc>
        <w:tc>
          <w:tcPr>
            <w:tcW w:w="0" w:type="auto"/>
          </w:tcPr>
          <w:p w14:paraId="63EAA450" w14:textId="77777777" w:rsidR="0012573F" w:rsidRDefault="0038195A">
            <w:pPr>
              <w:pStyle w:val="Compact"/>
            </w:pPr>
            <w:r>
              <w:t>Ringspots, Chlorotic Flecking, Necrotic Lesions</w:t>
            </w:r>
          </w:p>
        </w:tc>
      </w:tr>
      <w:tr w:rsidR="0012573F" w14:paraId="0A015AA8" w14:textId="77777777">
        <w:tc>
          <w:tcPr>
            <w:tcW w:w="0" w:type="auto"/>
          </w:tcPr>
          <w:p w14:paraId="3055CE6A" w14:textId="77777777" w:rsidR="0012573F" w:rsidRDefault="0038195A">
            <w:pPr>
              <w:pStyle w:val="Compact"/>
            </w:pPr>
            <w:r>
              <w:rPr>
                <w:i/>
                <w:iCs/>
              </w:rPr>
              <w:t>Liriope gigantea</w:t>
            </w:r>
            <w:r>
              <w:t>* Hume</w:t>
            </w:r>
          </w:p>
        </w:tc>
        <w:tc>
          <w:tcPr>
            <w:tcW w:w="0" w:type="auto"/>
          </w:tcPr>
          <w:p w14:paraId="66DC8981" w14:textId="77777777" w:rsidR="0012573F" w:rsidRDefault="0038195A">
            <w:pPr>
              <w:pStyle w:val="Compact"/>
            </w:pPr>
            <w:r>
              <w:t>Giant Lilyturf</w:t>
            </w:r>
          </w:p>
        </w:tc>
        <w:tc>
          <w:tcPr>
            <w:tcW w:w="0" w:type="auto"/>
          </w:tcPr>
          <w:p w14:paraId="35940144" w14:textId="77777777" w:rsidR="0012573F" w:rsidRDefault="0038195A">
            <w:pPr>
              <w:pStyle w:val="Compact"/>
            </w:pPr>
            <w:r>
              <w:t>Ringspots, Chlorotic Flecking, Necrotic Lesions</w:t>
            </w:r>
          </w:p>
        </w:tc>
      </w:tr>
      <w:tr w:rsidR="0012573F" w14:paraId="26F4F095" w14:textId="77777777">
        <w:tc>
          <w:tcPr>
            <w:tcW w:w="0" w:type="auto"/>
          </w:tcPr>
          <w:p w14:paraId="70FFA769" w14:textId="77777777" w:rsidR="0012573F" w:rsidRDefault="0038195A">
            <w:pPr>
              <w:pStyle w:val="Compact"/>
            </w:pPr>
            <w:r>
              <w:rPr>
                <w:i/>
                <w:iCs/>
              </w:rPr>
              <w:t>Ophiopogon japonicus</w:t>
            </w:r>
            <w:r>
              <w:t xml:space="preserve"> Ker Gawl.</w:t>
            </w:r>
          </w:p>
        </w:tc>
        <w:tc>
          <w:tcPr>
            <w:tcW w:w="0" w:type="auto"/>
          </w:tcPr>
          <w:p w14:paraId="1AC652D2" w14:textId="77777777" w:rsidR="0012573F" w:rsidRDefault="0038195A">
            <w:pPr>
              <w:pStyle w:val="Compact"/>
            </w:pPr>
            <w:r>
              <w:t>Dwarf Lilyturf, Mondo Grass, Snake’s beard</w:t>
            </w:r>
          </w:p>
        </w:tc>
        <w:tc>
          <w:tcPr>
            <w:tcW w:w="0" w:type="auto"/>
          </w:tcPr>
          <w:p w14:paraId="4563F684" w14:textId="77777777" w:rsidR="0012573F" w:rsidRDefault="0038195A">
            <w:pPr>
              <w:pStyle w:val="Compact"/>
            </w:pPr>
            <w:r>
              <w:t>Ringspots, Chlorotic Flecking, Necrotic Lesions</w:t>
            </w:r>
          </w:p>
        </w:tc>
      </w:tr>
      <w:tr w:rsidR="0012573F" w14:paraId="26990886" w14:textId="77777777">
        <w:tc>
          <w:tcPr>
            <w:tcW w:w="0" w:type="auto"/>
          </w:tcPr>
          <w:p w14:paraId="1DBE5AAC" w14:textId="77777777" w:rsidR="0012573F" w:rsidRDefault="0038195A">
            <w:pPr>
              <w:pStyle w:val="Compact"/>
            </w:pPr>
            <w:r>
              <w:rPr>
                <w:i/>
                <w:iCs/>
              </w:rPr>
              <w:t>Ophiopogon intermedius</w:t>
            </w:r>
            <w:r>
              <w:t>** Don</w:t>
            </w:r>
          </w:p>
        </w:tc>
        <w:tc>
          <w:tcPr>
            <w:tcW w:w="0" w:type="auto"/>
          </w:tcPr>
          <w:p w14:paraId="2AA94A75" w14:textId="77777777" w:rsidR="0012573F" w:rsidRDefault="0038195A">
            <w:pPr>
              <w:pStyle w:val="Compact"/>
            </w:pPr>
            <w:r>
              <w:t>Aztec Grass, ‘Argenteomarginatus’</w:t>
            </w:r>
          </w:p>
        </w:tc>
        <w:tc>
          <w:tcPr>
            <w:tcW w:w="0" w:type="auto"/>
          </w:tcPr>
          <w:p w14:paraId="3B9A3967" w14:textId="77777777" w:rsidR="0012573F" w:rsidRDefault="0038195A">
            <w:pPr>
              <w:pStyle w:val="Compact"/>
            </w:pPr>
            <w:r>
              <w:t>Ringspots, Chlorotic Flecking, Necrotic Lesions</w:t>
            </w:r>
          </w:p>
        </w:tc>
      </w:tr>
      <w:tr w:rsidR="0012573F" w14:paraId="56DBB222" w14:textId="77777777">
        <w:tc>
          <w:tcPr>
            <w:tcW w:w="0" w:type="auto"/>
          </w:tcPr>
          <w:p w14:paraId="57E8C9EE" w14:textId="77777777" w:rsidR="0012573F" w:rsidRDefault="0038195A">
            <w:pPr>
              <w:pStyle w:val="Compact"/>
            </w:pPr>
            <w:r>
              <w:rPr>
                <w:i/>
                <w:iCs/>
              </w:rPr>
              <w:t>Aspidistra elatior</w:t>
            </w:r>
            <w:r>
              <w:t xml:space="preserve"> Blume</w:t>
            </w:r>
          </w:p>
        </w:tc>
        <w:tc>
          <w:tcPr>
            <w:tcW w:w="0" w:type="auto"/>
          </w:tcPr>
          <w:p w14:paraId="189793B8" w14:textId="77777777" w:rsidR="0012573F" w:rsidRDefault="0038195A">
            <w:pPr>
              <w:pStyle w:val="Compact"/>
            </w:pPr>
            <w:r>
              <w:t>Cast Iron Plant, Bar-room Plant</w:t>
            </w:r>
          </w:p>
        </w:tc>
        <w:tc>
          <w:tcPr>
            <w:tcW w:w="0" w:type="auto"/>
          </w:tcPr>
          <w:p w14:paraId="0A0AAEAC" w14:textId="77777777" w:rsidR="0012573F" w:rsidRDefault="0038195A">
            <w:pPr>
              <w:pStyle w:val="Compact"/>
            </w:pPr>
            <w:r>
              <w:t>Chlorosis, Necrotic Lesions</w:t>
            </w:r>
          </w:p>
        </w:tc>
      </w:tr>
    </w:tbl>
    <w:p w14:paraId="454D9E4A" w14:textId="77777777" w:rsidR="0012573F" w:rsidRDefault="0038195A">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4DBE51DA" w14:textId="77777777" w:rsidR="0012573F" w:rsidRDefault="0038195A">
      <w:pPr>
        <w:pStyle w:val="Heading3"/>
      </w:pPr>
      <w:bookmarkStart w:id="143" w:name="figure-captions"/>
      <w:bookmarkEnd w:id="142"/>
      <w:r>
        <w:t>Figure captions</w:t>
      </w:r>
    </w:p>
    <w:p w14:paraId="1956F14A" w14:textId="77777777" w:rsidR="0012573F" w:rsidRDefault="0038195A">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3773563C" w14:textId="77777777" w:rsidR="0012573F" w:rsidRDefault="0038195A">
      <w:pPr>
        <w:pStyle w:val="BodyText"/>
      </w:pPr>
      <w:r>
        <w:lastRenderedPageBreak/>
        <w:t xml:space="preserve">Fig. 2: LT-SEM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 LT-SEM images provided by Dr. Gary Bauchan, USDA-ARS 2021</w:t>
      </w:r>
    </w:p>
    <w:p w14:paraId="5EC01808" w14:textId="77777777" w:rsidR="0012573F" w:rsidRDefault="0038195A">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14:paraId="0A66DBC0" w14:textId="77777777" w:rsidR="0012573F" w:rsidRDefault="0038195A">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14:paraId="27091D5B" w14:textId="77777777" w:rsidR="0012573F" w:rsidRDefault="0038195A">
      <w:pPr>
        <w:pStyle w:val="Heading3"/>
      </w:pPr>
      <w:bookmarkStart w:id="144" w:name="figures"/>
      <w:bookmarkEnd w:id="143"/>
      <w:r>
        <w:lastRenderedPageBreak/>
        <w:t>Figures</w:t>
      </w:r>
    </w:p>
    <w:p w14:paraId="23B80646" w14:textId="77777777" w:rsidR="0012573F" w:rsidRDefault="0038195A">
      <w:pPr>
        <w:pStyle w:val="FirstParagraph"/>
      </w:pPr>
      <w:r>
        <w:rPr>
          <w:noProof/>
        </w:rPr>
        <w:lastRenderedPageBreak/>
        <w:drawing>
          <wp:inline distT="0" distB="0" distL="0" distR="0" wp14:anchorId="65D57994" wp14:editId="49A60DEA">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02709A1C" wp14:editId="34D4DE51">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561A178" wp14:editId="6D7C537B">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559B7C2F" wp14:editId="48F8037F">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bookmarkEnd w:id="144"/>
    </w:p>
    <w:sectPr w:rsidR="0012573F"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Carrillo,Daniel" w:date="2021-03-15T09:05:00Z" w:initials="C">
    <w:p w14:paraId="5D3FEA60" w14:textId="393C60CC"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10" w:author="Carrillo,Daniel" w:date="2021-03-15T09:00:00Z" w:initials="C">
    <w:p w14:paraId="5F74B826" w14:textId="6A522368" w:rsidR="00B45DAF" w:rsidRDefault="00B45DAF">
      <w:pPr>
        <w:pStyle w:val="CommentText"/>
      </w:pPr>
      <w:r>
        <w:rPr>
          <w:rStyle w:val="CommentReference"/>
        </w:rPr>
        <w:annotationRef/>
      </w:r>
      <w:r w:rsidR="00F71A46">
        <w:t>T</w:t>
      </w:r>
      <w:r>
        <w:t xml:space="preserve">wo </w:t>
      </w:r>
      <w:r w:rsidR="008C0270">
        <w:t>different OFVs were identified. Avijit</w:t>
      </w:r>
      <w:r w:rsidR="00F71A46">
        <w:t xml:space="preserve">, please help clarify this here and throughout the text. </w:t>
      </w:r>
      <w:r w:rsidR="008C0270">
        <w:t xml:space="preserve"> </w:t>
      </w:r>
    </w:p>
  </w:comment>
  <w:comment w:id="40" w:author="Carrillo,Daniel" w:date="2021-03-15T09:08:00Z" w:initials="C">
    <w:p w14:paraId="3BF958C6" w14:textId="3AE2CD64" w:rsidR="003E5AE6" w:rsidRDefault="003E5AE6">
      <w:pPr>
        <w:pStyle w:val="CommentText"/>
      </w:pPr>
      <w:r>
        <w:rPr>
          <w:rStyle w:val="CommentReference"/>
        </w:rPr>
        <w:annotationRef/>
      </w:r>
      <w:r>
        <w:t>Is this correct Ron?</w:t>
      </w:r>
    </w:p>
  </w:comment>
  <w:comment w:id="57" w:author="Carrillo,Daniel" w:date="2021-03-15T09:12:00Z" w:initials="C">
    <w:p w14:paraId="16342C9B" w14:textId="77777777" w:rsidR="004212E6" w:rsidRDefault="004212E6">
      <w:pPr>
        <w:pStyle w:val="CommentText"/>
      </w:pPr>
      <w:r>
        <w:rPr>
          <w:rStyle w:val="CommentReference"/>
        </w:rPr>
        <w:annotationRef/>
      </w:r>
      <w:r w:rsidRPr="004212E6">
        <w:t xml:space="preserve">Citrus plants can recover after pruning and removing the mites. I think this </w:t>
      </w:r>
      <w:proofErr w:type="spellStart"/>
      <w:r w:rsidRPr="004212E6">
        <w:t>parragraph</w:t>
      </w:r>
      <w:proofErr w:type="spellEnd"/>
      <w:r w:rsidRPr="004212E6">
        <w:t xml:space="preserve"> is vague and not substantiated by the available literature. I suggest removing this paragraph.</w:t>
      </w:r>
    </w:p>
    <w:p w14:paraId="781A579D" w14:textId="77777777" w:rsidR="00246882" w:rsidRDefault="00246882">
      <w:pPr>
        <w:pStyle w:val="CommentText"/>
      </w:pPr>
    </w:p>
    <w:p w14:paraId="058A7777" w14:textId="38BFBE47" w:rsidR="00246882" w:rsidRDefault="00246882">
      <w:pPr>
        <w:pStyle w:val="CommentText"/>
      </w:pPr>
      <w:r>
        <w:t xml:space="preserve">Moreover, </w:t>
      </w:r>
      <w:r w:rsidR="00C34C9D">
        <w:t xml:space="preserve">instead of control methods for </w:t>
      </w:r>
      <w:proofErr w:type="spellStart"/>
      <w:r w:rsidR="001B0635">
        <w:t>Brevipalpus</w:t>
      </w:r>
      <w:proofErr w:type="spellEnd"/>
      <w:r w:rsidR="001B0635">
        <w:t xml:space="preserve"> mites we should discuss potential </w:t>
      </w:r>
      <w:r w:rsidR="00D71358">
        <w:t>disease management</w:t>
      </w:r>
      <w:r w:rsidR="003838BD">
        <w:t xml:space="preserve"> including virus disinfestation techniques,</w:t>
      </w:r>
      <w:r w:rsidR="0066752E">
        <w:t xml:space="preserve"> </w:t>
      </w:r>
      <w:r w:rsidR="001B0635">
        <w:t xml:space="preserve">mite control, </w:t>
      </w:r>
      <w:r w:rsidR="0066752E">
        <w:t xml:space="preserve">production of clean propagative </w:t>
      </w:r>
      <w:proofErr w:type="gramStart"/>
      <w:r w:rsidR="0066752E">
        <w:t xml:space="preserve">material, </w:t>
      </w:r>
      <w:r w:rsidR="003838BD">
        <w:t xml:space="preserve"> monitoring</w:t>
      </w:r>
      <w:proofErr w:type="gramEnd"/>
      <w:r w:rsidR="003838BD">
        <w:t xml:space="preserve">, </w:t>
      </w:r>
      <w:proofErr w:type="spellStart"/>
      <w:r w:rsidR="003838BD">
        <w:t>ect</w:t>
      </w:r>
      <w:proofErr w:type="spellEnd"/>
      <w:r w:rsidR="003838BD">
        <w:t xml:space="preserve">. </w:t>
      </w:r>
    </w:p>
  </w:comment>
  <w:comment w:id="59" w:author="Carrillo,Daniel" w:date="2021-03-11T17:25:00Z" w:initials="C">
    <w:p w14:paraId="77813D61" w14:textId="77777777" w:rsidR="007F7857" w:rsidRDefault="007F7857">
      <w:pPr>
        <w:pStyle w:val="CommentText"/>
      </w:pPr>
      <w:r>
        <w:rPr>
          <w:rStyle w:val="CommentReference"/>
        </w:rPr>
        <w:annotationRef/>
      </w:r>
      <w:r w:rsidRPr="007F7857">
        <w:t xml:space="preserve">Resistance to </w:t>
      </w:r>
      <w:proofErr w:type="spellStart"/>
      <w:r w:rsidRPr="007F7857">
        <w:t>spirodiclofen</w:t>
      </w:r>
      <w:proofErr w:type="spellEnd"/>
      <w:r w:rsidRPr="007F7857">
        <w:t xml:space="preserve"> in </w:t>
      </w:r>
      <w:proofErr w:type="spellStart"/>
      <w:r w:rsidRPr="007F7857">
        <w:t>Brevipalpus</w:t>
      </w:r>
      <w:proofErr w:type="spellEnd"/>
      <w:r w:rsidRPr="007F7857">
        <w:t xml:space="preserve"> </w:t>
      </w:r>
      <w:proofErr w:type="spellStart"/>
      <w:r w:rsidRPr="007F7857">
        <w:t>yothersi</w:t>
      </w:r>
      <w:proofErr w:type="spellEnd"/>
      <w:r w:rsidRPr="007F7857">
        <w:t xml:space="preserve"> (Acari: </w:t>
      </w:r>
      <w:proofErr w:type="spellStart"/>
      <w:r w:rsidRPr="007F7857">
        <w:t>Tenuipalpidae</w:t>
      </w:r>
      <w:proofErr w:type="spellEnd"/>
      <w:r w:rsidRPr="007F7857">
        <w:t>) from Brazilian citrus groves: detection, monitoring, and population performance</w:t>
      </w:r>
    </w:p>
    <w:p w14:paraId="3BCBFEBF" w14:textId="664AA77D" w:rsidR="00531D0F" w:rsidRDefault="00531D0F">
      <w:pPr>
        <w:pStyle w:val="CommentText"/>
      </w:pPr>
      <w:r w:rsidRPr="00531D0F">
        <w:t>https://onlinelibrary.wiley.com/doi/10.1002/ps.6341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3FEA60" w15:done="0"/>
  <w15:commentEx w15:paraId="5F74B826" w15:done="0"/>
  <w15:commentEx w15:paraId="3BF958C6" w15:done="0"/>
  <w15:commentEx w15:paraId="058A7777" w15:done="0"/>
  <w15:commentEx w15:paraId="3BCBFE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A1DA" w16cex:dateUtc="2021-03-15T13:05:00Z"/>
  <w16cex:commentExtensible w16cex:durableId="23F9A0C8" w16cex:dateUtc="2021-03-15T13:00:00Z"/>
  <w16cex:commentExtensible w16cex:durableId="23F9A28D" w16cex:dateUtc="2021-03-15T13:08:00Z"/>
  <w16cex:commentExtensible w16cex:durableId="23F9A397" w16cex:dateUtc="2021-03-15T13:12:00Z"/>
  <w16cex:commentExtensible w16cex:durableId="23F4D0F1" w16cex:dateUtc="2021-03-11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3FEA60" w16cid:durableId="23F9A1DA"/>
  <w16cid:commentId w16cid:paraId="5F74B826" w16cid:durableId="23F9A0C8"/>
  <w16cid:commentId w16cid:paraId="3BF958C6" w16cid:durableId="23F9A28D"/>
  <w16cid:commentId w16cid:paraId="058A7777" w16cid:durableId="23F9A397"/>
  <w16cid:commentId w16cid:paraId="3BCBFEBF" w16cid:durableId="23F4D0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1DD98" w14:textId="77777777" w:rsidR="00CD5CDE" w:rsidRDefault="00CD5CDE">
      <w:pPr>
        <w:spacing w:after="0"/>
      </w:pPr>
      <w:r>
        <w:separator/>
      </w:r>
    </w:p>
  </w:endnote>
  <w:endnote w:type="continuationSeparator" w:id="0">
    <w:p w14:paraId="59465DD6" w14:textId="77777777" w:rsidR="00CD5CDE" w:rsidRDefault="00CD5C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89F8A" w14:textId="77777777" w:rsidR="00CD5CDE" w:rsidRDefault="00CD5CDE">
      <w:r>
        <w:separator/>
      </w:r>
    </w:p>
  </w:footnote>
  <w:footnote w:type="continuationSeparator" w:id="0">
    <w:p w14:paraId="3A2317D8" w14:textId="77777777" w:rsidR="00CD5CDE" w:rsidRDefault="00CD5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rillo,Daniel">
    <w15:presenceInfo w15:providerId="AD" w15:userId="S::dancar@ufl.edu::00691126-c85c-4d58-bf6e-5e5667a48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bQ0NzAyNDA2NjI2MDFU0lEKTi0uzszPAykwqgUAGiztICwAAAA="/>
  </w:docVars>
  <w:rsids>
    <w:rsidRoot w:val="00590D07"/>
    <w:rsid w:val="00011C8B"/>
    <w:rsid w:val="00014ADC"/>
    <w:rsid w:val="00016D26"/>
    <w:rsid w:val="00027669"/>
    <w:rsid w:val="000707FA"/>
    <w:rsid w:val="000B1550"/>
    <w:rsid w:val="000C6526"/>
    <w:rsid w:val="00117EC2"/>
    <w:rsid w:val="0012573F"/>
    <w:rsid w:val="00136A92"/>
    <w:rsid w:val="00150302"/>
    <w:rsid w:val="0017573A"/>
    <w:rsid w:val="001B0635"/>
    <w:rsid w:val="001F56E4"/>
    <w:rsid w:val="0023422A"/>
    <w:rsid w:val="00246882"/>
    <w:rsid w:val="0032794D"/>
    <w:rsid w:val="003451A6"/>
    <w:rsid w:val="0038195A"/>
    <w:rsid w:val="003838BD"/>
    <w:rsid w:val="003B138D"/>
    <w:rsid w:val="003B22BB"/>
    <w:rsid w:val="003E0444"/>
    <w:rsid w:val="003E5AE6"/>
    <w:rsid w:val="004212E6"/>
    <w:rsid w:val="004E29B3"/>
    <w:rsid w:val="00531D0F"/>
    <w:rsid w:val="00590D07"/>
    <w:rsid w:val="005E3D36"/>
    <w:rsid w:val="005F58AB"/>
    <w:rsid w:val="006329E3"/>
    <w:rsid w:val="006428A6"/>
    <w:rsid w:val="00660805"/>
    <w:rsid w:val="0066752E"/>
    <w:rsid w:val="006D22C3"/>
    <w:rsid w:val="00751E3A"/>
    <w:rsid w:val="00784D58"/>
    <w:rsid w:val="007F7857"/>
    <w:rsid w:val="00801397"/>
    <w:rsid w:val="008551F0"/>
    <w:rsid w:val="008838C7"/>
    <w:rsid w:val="008C0270"/>
    <w:rsid w:val="008D6590"/>
    <w:rsid w:val="008D6863"/>
    <w:rsid w:val="008F4A80"/>
    <w:rsid w:val="00937F0B"/>
    <w:rsid w:val="009D302C"/>
    <w:rsid w:val="00A24568"/>
    <w:rsid w:val="00A45E22"/>
    <w:rsid w:val="00A9704A"/>
    <w:rsid w:val="00AC0790"/>
    <w:rsid w:val="00B0700E"/>
    <w:rsid w:val="00B45DAF"/>
    <w:rsid w:val="00B86B75"/>
    <w:rsid w:val="00BC48D5"/>
    <w:rsid w:val="00BE2953"/>
    <w:rsid w:val="00BF447F"/>
    <w:rsid w:val="00C34C9D"/>
    <w:rsid w:val="00C36279"/>
    <w:rsid w:val="00C442FC"/>
    <w:rsid w:val="00CA3152"/>
    <w:rsid w:val="00CD5CDE"/>
    <w:rsid w:val="00D71358"/>
    <w:rsid w:val="00DD521B"/>
    <w:rsid w:val="00E315A3"/>
    <w:rsid w:val="00E541AE"/>
    <w:rsid w:val="00EA2234"/>
    <w:rsid w:val="00EB6E62"/>
    <w:rsid w:val="00F71A46"/>
    <w:rsid w:val="00F83A5A"/>
    <w:rsid w:val="00F8737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BEF86"/>
  <w15:docId w15:val="{E806206E-A4F3-42EF-B63A-D98F5724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BF447F"/>
    <w:rPr>
      <w:sz w:val="16"/>
      <w:szCs w:val="16"/>
    </w:rPr>
  </w:style>
  <w:style w:type="paragraph" w:styleId="CommentText">
    <w:name w:val="annotation text"/>
    <w:basedOn w:val="Normal"/>
    <w:link w:val="CommentTextChar"/>
    <w:semiHidden/>
    <w:unhideWhenUsed/>
    <w:rsid w:val="00BF447F"/>
    <w:rPr>
      <w:sz w:val="20"/>
      <w:szCs w:val="20"/>
    </w:rPr>
  </w:style>
  <w:style w:type="character" w:customStyle="1" w:styleId="CommentTextChar">
    <w:name w:val="Comment Text Char"/>
    <w:basedOn w:val="DefaultParagraphFont"/>
    <w:link w:val="CommentText"/>
    <w:semiHidden/>
    <w:rsid w:val="00BF447F"/>
    <w:rPr>
      <w:sz w:val="20"/>
      <w:szCs w:val="20"/>
    </w:rPr>
  </w:style>
  <w:style w:type="paragraph" w:styleId="CommentSubject">
    <w:name w:val="annotation subject"/>
    <w:basedOn w:val="CommentText"/>
    <w:next w:val="CommentText"/>
    <w:link w:val="CommentSubjectChar"/>
    <w:semiHidden/>
    <w:unhideWhenUsed/>
    <w:rsid w:val="00BF447F"/>
    <w:rPr>
      <w:b/>
      <w:bCs/>
    </w:rPr>
  </w:style>
  <w:style w:type="character" w:customStyle="1" w:styleId="CommentSubjectChar">
    <w:name w:val="Comment Subject Char"/>
    <w:basedOn w:val="CommentTextChar"/>
    <w:link w:val="CommentSubject"/>
    <w:semiHidden/>
    <w:rsid w:val="00BF44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21</Pages>
  <Words>5071</Words>
  <Characters>28909</Characters>
  <Application>Microsoft Office Word</Application>
  <DocSecurity>0</DocSecurity>
  <Lines>240</Lines>
  <Paragraphs>67</Paragraphs>
  <ScaleCrop>false</ScaleCrop>
  <Company/>
  <LinksUpToDate>false</LinksUpToDate>
  <CharactersWithSpaces>33913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Carrillo,Daniel</dc:creator>
  <cp:keywords/>
  <cp:lastModifiedBy>Carrillo,Daniel</cp:lastModifiedBy>
  <cp:revision>12</cp:revision>
  <cp:lastPrinted>2021-03-15T12:31:00Z</cp:lastPrinted>
  <dcterms:created xsi:type="dcterms:W3CDTF">2021-03-15T13:11:00Z</dcterms:created>
  <dcterms:modified xsi:type="dcterms:W3CDTF">2021-03-15T13:17:00Z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