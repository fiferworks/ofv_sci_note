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proofErr w:type="spellStart"/>
      <w:r>
        <w:rPr>
          <w:i/>
          <w:iCs/>
        </w:rPr>
        <w:t>Brevipalpus</w:t>
      </w:r>
      <w:proofErr w:type="spellEnd"/>
      <w:r>
        <w:t>-transmitted (</w:t>
      </w:r>
      <w:proofErr w:type="spellStart"/>
      <w:r>
        <w:t>Trombidiformes</w:t>
      </w:r>
      <w:proofErr w:type="spellEnd"/>
      <w:r>
        <w:t xml:space="preserve">: </w:t>
      </w:r>
      <w:proofErr w:type="spellStart"/>
      <w:r>
        <w:t>Tenuipalpidae</w:t>
      </w:r>
      <w:proofErr w:type="spellEnd"/>
      <w:r>
        <w:t xml:space="preserve">) virus, </w:t>
      </w:r>
      <w:r>
        <w:rPr>
          <w:i/>
          <w:iCs/>
        </w:rPr>
        <w:t>Orchid fleck virus</w:t>
      </w:r>
      <w:r>
        <w:t xml:space="preserve"> (</w:t>
      </w:r>
      <w:proofErr w:type="spellStart"/>
      <w:r>
        <w:t>Mononegavirales</w:t>
      </w:r>
      <w:proofErr w:type="spellEnd"/>
      <w:r>
        <w:t xml:space="preserve">: </w:t>
      </w:r>
      <w:proofErr w:type="spellStart"/>
      <w:r>
        <w:t>Rhabdoviridae</w:t>
      </w:r>
      <w:proofErr w:type="spellEnd"/>
      <w:r>
        <w:t xml:space="preserve">) infecting </w:t>
      </w:r>
      <w:r w:rsidR="005F4683">
        <w:t xml:space="preserve">three </w:t>
      </w:r>
      <w:r>
        <w:t>ornamental</w:t>
      </w:r>
      <w:r w:rsidR="005F4683">
        <w:t>s</w:t>
      </w:r>
      <w:r>
        <w:t xml:space="preserve"> in </w:t>
      </w:r>
      <w:proofErr w:type="gramStart"/>
      <w:r>
        <w:t>Florida</w:t>
      </w:r>
      <w:proofErr w:type="gramEnd"/>
      <w:r>
        <w:t xml:space="preserve">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rPr>
          <w:vertAlign w:val="superscript"/>
          <w:rPrChange w:id="1" w:author="Mathews Paret" w:date="2021-03-29T15:34:00Z">
            <w:rPr/>
          </w:rPrChange>
        </w:rPr>
        <w:t>,</w:t>
      </w:r>
      <w:r w:rsidR="002C5FAD">
        <w:rPr>
          <w:vertAlign w:val="superscript"/>
        </w:rPr>
        <w:t>9</w:t>
      </w:r>
      <w:r>
        <w:t xml:space="preserve">, </w:t>
      </w:r>
      <w:r>
        <w:t xml:space="preserve">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476C3A0A" w14:textId="0C719E5F" w:rsidR="002C5FAD" w:rsidRDefault="002C5FAD">
      <w:pPr>
        <w:pStyle w:val="BodyText"/>
      </w:pPr>
      <w:r>
        <w:rPr>
          <w:vertAlign w:val="superscript"/>
        </w:rPr>
        <w:t xml:space="preserve">9 </w:t>
      </w:r>
      <w:r>
        <w:t>Plant Pathology Department, University of Florida, Gainesville, FL 32611</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2" w:name="abstract"/>
      <w:bookmarkEnd w:id="0"/>
      <w:r>
        <w:t>Abstract</w:t>
      </w:r>
    </w:p>
    <w:p w14:paraId="16B17951" w14:textId="11D0AD1E" w:rsidR="004F205A" w:rsidRDefault="00BF73FA">
      <w:pPr>
        <w:pStyle w:val="FirstParagraph"/>
      </w:pPr>
      <w:r w:rsidRPr="008314CB">
        <w:t xml:space="preserve">Several flat mite species, all from the genus </w:t>
      </w:r>
      <w:proofErr w:type="spellStart"/>
      <w:r w:rsidRPr="00BF73FA">
        <w:rPr>
          <w:i/>
          <w:iCs/>
        </w:rPr>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w:t>
      </w:r>
      <w:r w:rsidR="006E5281" w:rsidRPr="008314CB">
        <w:t xml:space="preserve">The </w:t>
      </w:r>
      <w:r w:rsidR="006E5281" w:rsidRPr="006E5281">
        <w:rPr>
          <w:i/>
          <w:iCs/>
        </w:rPr>
        <w:t xml:space="preserve">B. </w:t>
      </w:r>
      <w:proofErr w:type="spellStart"/>
      <w:r w:rsidR="006E5281" w:rsidRPr="006E5281">
        <w:rPr>
          <w:i/>
          <w:iCs/>
        </w:rPr>
        <w:t>californicus</w:t>
      </w:r>
      <w:proofErr w:type="spellEnd"/>
      <w:r w:rsidR="006E5281" w:rsidRPr="008314CB">
        <w:t xml:space="preserve"> species group exclusively </w:t>
      </w:r>
      <w:r w:rsidR="00E456AC" w:rsidRPr="008314CB">
        <w:t>can transmit</w:t>
      </w:r>
      <w:r w:rsidR="006E5281" w:rsidRPr="008314CB">
        <w:t xml:space="preserve"> </w:t>
      </w:r>
      <w:r w:rsidR="006E5281" w:rsidRPr="008314CB">
        <w:rPr>
          <w:rPrChange w:id="3" w:author="Fife, Austin N" w:date="2021-03-29T15:34:00Z">
            <w:rPr>
              <w:i/>
            </w:rPr>
          </w:rPrChange>
        </w:rPr>
        <w:t xml:space="preserve">Orchid fleck </w:t>
      </w:r>
      <w:proofErr w:type="spellStart"/>
      <w:r w:rsidR="006E5281" w:rsidRPr="008314CB">
        <w:rPr>
          <w:rPrChange w:id="4" w:author="Fife, Austin N" w:date="2021-03-29T15:34:00Z">
            <w:rPr>
              <w:i/>
            </w:rPr>
          </w:rPrChange>
        </w:rPr>
        <w:t>dichorhavirus</w:t>
      </w:r>
      <w:proofErr w:type="spellEnd"/>
      <w:r w:rsidR="006E5281" w:rsidRPr="008314CB">
        <w:t xml:space="preserve"> (OFV) in a persistent propagative</w:t>
      </w:r>
      <w:r w:rsidR="006E5281">
        <w:t xml:space="preserve"> </w:t>
      </w:r>
      <w:commentRangeStart w:id="5"/>
      <w:commentRangeStart w:id="6"/>
      <w:r w:rsidR="00A667EB" w:rsidRPr="00174120">
        <w:rPr>
          <w:highlight w:val="yellow"/>
        </w:rPr>
        <w:t>manner</w:t>
      </w:r>
      <w:commentRangeEnd w:id="5"/>
      <w:r w:rsidR="00E6371E">
        <w:rPr>
          <w:rStyle w:val="CommentReference"/>
          <w:rFonts w:asciiTheme="minorHAnsi" w:hAnsiTheme="minorHAnsi"/>
        </w:rPr>
        <w:commentReference w:id="5"/>
      </w:r>
      <w:commentRangeEnd w:id="6"/>
      <w:r w:rsidR="006E5281">
        <w:rPr>
          <w:rStyle w:val="CommentReference"/>
          <w:rFonts w:asciiTheme="minorHAnsi" w:hAnsiTheme="minorHAnsi"/>
        </w:rPr>
        <w:commentReference w:id="6"/>
      </w:r>
      <w:r w:rsidR="00A667EB" w:rsidRPr="00FD7EF1">
        <w:rPr>
          <w:highlight w:val="yellow"/>
        </w:rPr>
        <w:t>.</w:t>
      </w:r>
      <w:r w:rsidR="00A667EB">
        <w:t xml:space="preserve"> OFV is the type species for the genus </w:t>
      </w:r>
      <w:proofErr w:type="spellStart"/>
      <w:r w:rsidR="00A667EB">
        <w:rPr>
          <w:i/>
          <w:iCs/>
        </w:rPr>
        <w:t>Dichorhavirus</w:t>
      </w:r>
      <w:proofErr w:type="spellEnd"/>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w:t>
      </w:r>
      <w:r w:rsidR="00903F06">
        <w:t>ing</w:t>
      </w:r>
      <w:r w:rsidR="006B66FD">
        <w:t xml:space="preserve"> to the family</w:t>
      </w:r>
      <w:r w:rsidR="00A667EB">
        <w:t xml:space="preserve"> </w:t>
      </w:r>
      <w:proofErr w:type="spellStart"/>
      <w:r w:rsidR="00A667EB">
        <w:t>Orchidaceae</w:t>
      </w:r>
      <w:proofErr w:type="spellEnd"/>
      <w:r w:rsidR="00A667EB">
        <w:t xml:space="preserve">, </w:t>
      </w:r>
      <w:proofErr w:type="spellStart"/>
      <w:r w:rsidR="00000BF6" w:rsidRPr="00000BF6">
        <w:t>Asparagaceae</w:t>
      </w:r>
      <w:proofErr w:type="spellEnd"/>
      <w:r w:rsidR="00000BF6">
        <w:t xml:space="preserve"> (</w:t>
      </w:r>
      <w:proofErr w:type="spellStart"/>
      <w:r w:rsidR="00211021" w:rsidRPr="00211021">
        <w:t>Nolinoidaea</w:t>
      </w:r>
      <w:proofErr w:type="spellEnd"/>
      <w:r w:rsidR="00000BF6">
        <w:t>)</w:t>
      </w:r>
      <w:r w:rsidR="00A667EB">
        <w:t xml:space="preserve">, and </w:t>
      </w:r>
      <w:proofErr w:type="spellStart"/>
      <w:r w:rsidR="00000BF6">
        <w:t>Rutaceae</w:t>
      </w:r>
      <w:proofErr w:type="spellEnd"/>
      <w:r w:rsidR="00000BF6">
        <w:t xml:space="preserv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w:t>
      </w:r>
      <w:r w:rsidR="000978C3">
        <w:t xml:space="preserve">, </w:t>
      </w:r>
      <w:proofErr w:type="spellStart"/>
      <w:r w:rsidR="000978C3">
        <w:t>Asparagaceae</w:t>
      </w:r>
      <w:proofErr w:type="spellEnd"/>
      <w:r w:rsidR="000978C3">
        <w:t xml:space="preserve">: </w:t>
      </w:r>
      <w:proofErr w:type="spellStart"/>
      <w:r w:rsidR="000978C3">
        <w:t>Nolinoidaea</w:t>
      </w:r>
      <w:proofErr w:type="spellEnd"/>
      <w:r w:rsidR="00A667EB">
        <w:t xml:space="preserve">)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A11BE5">
        <w:t xml:space="preserve">Similar symptoms were observed on </w:t>
      </w:r>
      <w:r w:rsidR="00A3071E">
        <w:t>Giant Lilyturf (</w:t>
      </w:r>
      <w:r w:rsidR="00A3071E">
        <w:rPr>
          <w:i/>
          <w:iCs/>
        </w:rPr>
        <w:t>Liriope</w:t>
      </w:r>
      <w:r w:rsidR="00A3071E">
        <w:t xml:space="preserve"> spp., cv. ‘Gigantea’) and Aztec Grass (</w:t>
      </w:r>
      <w:r w:rsidR="00A3071E">
        <w:rPr>
          <w:i/>
          <w:iCs/>
        </w:rPr>
        <w:t>Ophiopogon intermedius</w:t>
      </w:r>
      <w:r w:rsidR="00A3071E">
        <w:t xml:space="preserve"> cv. ‘</w:t>
      </w:r>
      <w:proofErr w:type="spellStart"/>
      <w:r w:rsidR="00A3071E">
        <w:t>Argenteomarginatus</w:t>
      </w:r>
      <w:proofErr w:type="spellEnd"/>
      <w:r w:rsidR="00A3071E">
        <w:t xml:space="preserve">’ D. Don, </w:t>
      </w:r>
      <w:proofErr w:type="spellStart"/>
      <w:r w:rsidR="00A3071E">
        <w:t>Asparagaceae</w:t>
      </w:r>
      <w:proofErr w:type="spellEnd"/>
      <w:r w:rsidR="00A3071E">
        <w:t xml:space="preserve">: </w:t>
      </w:r>
      <w:proofErr w:type="spellStart"/>
      <w:r w:rsidR="00A3071E">
        <w:t>Nolinoidaea</w:t>
      </w:r>
      <w:proofErr w:type="spellEnd"/>
      <w:r w:rsidR="00A3071E">
        <w:t>)</w:t>
      </w:r>
      <w:r w:rsidR="00A11BE5">
        <w:t xml:space="preserve"> in Alachua County, Florida. In both cases</w:t>
      </w:r>
      <w:r w:rsidR="002B3E98">
        <w:t>,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 xml:space="preserve">sequences available in the </w:t>
      </w:r>
      <w:proofErr w:type="spellStart"/>
      <w:r w:rsidR="008B3147">
        <w:t>Genbank</w:t>
      </w:r>
      <w:proofErr w:type="spellEnd"/>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7"/>
      <w:commentRangeStart w:id="8"/>
      <w:commentRangeStart w:id="9"/>
      <w:r w:rsidR="00AC0790">
        <w:t>Additional</w:t>
      </w:r>
      <w:r w:rsidR="00A667EB">
        <w:t xml:space="preserve"> samples</w:t>
      </w:r>
      <w:r w:rsidR="0038184B">
        <w:t xml:space="preserve"> </w:t>
      </w:r>
      <w:r w:rsidR="00042344">
        <w:t>were taken</w:t>
      </w:r>
      <w:r w:rsidR="00A667EB">
        <w:t xml:space="preserve"> from other</w:t>
      </w:r>
      <w:r w:rsidR="00E72C85">
        <w:t xml:space="preserve"> </w:t>
      </w:r>
      <w:proofErr w:type="spellStart"/>
      <w:r w:rsidR="00E72C85">
        <w:t>Noli</w:t>
      </w:r>
      <w:r w:rsidR="00A2366E">
        <w:t>noidaea</w:t>
      </w:r>
      <w:proofErr w:type="spellEnd"/>
      <w:r w:rsidR="00A2366E">
        <w:t>, including</w:t>
      </w:r>
      <w:r w:rsidR="00A667EB">
        <w:t xml:space="preserve"> </w:t>
      </w:r>
      <w:r w:rsidR="00A667EB">
        <w:rPr>
          <w:i/>
          <w:iCs/>
        </w:rPr>
        <w:t>Liriope</w:t>
      </w:r>
      <w:r w:rsidR="00A2366E">
        <w:t xml:space="preserve"> </w:t>
      </w:r>
      <w:proofErr w:type="spellStart"/>
      <w:r w:rsidR="00A2366E" w:rsidRPr="00A2366E">
        <w:rPr>
          <w:i/>
          <w:iCs/>
        </w:rPr>
        <w:t>muscari</w:t>
      </w:r>
      <w:proofErr w:type="spellEnd"/>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7"/>
      <w:proofErr w:type="spellStart"/>
      <w:r w:rsidR="008D6590">
        <w:rPr>
          <w:rStyle w:val="CommentReference"/>
          <w:rFonts w:asciiTheme="minorHAnsi" w:hAnsiTheme="minorHAnsi"/>
        </w:rPr>
        <w:commentReference w:id="7"/>
      </w:r>
      <w:commentRangeEnd w:id="8"/>
      <w:r w:rsidR="008F6258">
        <w:rPr>
          <w:rStyle w:val="CommentReference"/>
          <w:rFonts w:asciiTheme="minorHAnsi" w:hAnsiTheme="minorHAnsi"/>
        </w:rPr>
        <w:commentReference w:id="8"/>
      </w:r>
      <w:commentRangeEnd w:id="9"/>
      <w:r w:rsidR="0052703A">
        <w:rPr>
          <w:rStyle w:val="CommentReference"/>
          <w:rFonts w:asciiTheme="minorHAnsi" w:hAnsiTheme="minorHAnsi"/>
        </w:rPr>
        <w:commentReference w:id="9"/>
      </w:r>
      <w:r w:rsidR="00636F59">
        <w:t>Asparagaceae</w:t>
      </w:r>
      <w:proofErr w:type="spellEnd"/>
      <w:r w:rsidR="00A667EB">
        <w:t xml:space="preserve">: </w:t>
      </w:r>
      <w:proofErr w:type="spellStart"/>
      <w:r w:rsidR="00211021" w:rsidRPr="00211021">
        <w:t>Nolinoidaea</w:t>
      </w:r>
      <w:proofErr w:type="spellEnd"/>
      <w:r w:rsidR="00A667EB">
        <w:t xml:space="preserve">) in Leon and Alachua </w:t>
      </w:r>
      <w:r w:rsidR="00E6371E">
        <w:t>counties</w:t>
      </w:r>
      <w:r w:rsidR="00626BDB">
        <w:t xml:space="preserve">. </w:t>
      </w:r>
      <w:r w:rsidR="00E6371E">
        <w:t xml:space="preserve"> </w:t>
      </w:r>
      <w:commentRangeStart w:id="10"/>
      <w:commentRangeStart w:id="11"/>
      <w:r w:rsidR="00626BDB">
        <w:t>Identification of partial genome sequence confirmed the presence of both the orchid strains (OFV-Orc1 and OFV-Orc2) in Florida</w:t>
      </w:r>
      <w:commentRangeEnd w:id="10"/>
      <w:r w:rsidR="00F8159D">
        <w:rPr>
          <w:rStyle w:val="CommentReference"/>
          <w:rFonts w:asciiTheme="minorHAnsi" w:hAnsiTheme="minorHAnsi"/>
        </w:rPr>
        <w:commentReference w:id="10"/>
      </w:r>
      <w:commentRangeEnd w:id="11"/>
      <w:r w:rsidR="00B16790">
        <w:rPr>
          <w:rStyle w:val="CommentReference"/>
          <w:rFonts w:asciiTheme="minorHAnsi" w:hAnsiTheme="minorHAnsi"/>
        </w:rPr>
        <w:commentReference w:id="11"/>
      </w:r>
      <w:r w:rsidR="00A667EB">
        <w:t xml:space="preserve">. </w:t>
      </w:r>
      <w:bookmarkStart w:id="12"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proofErr w:type="spellStart"/>
      <w:r w:rsidR="00A667EB">
        <w:rPr>
          <w:i/>
          <w:iCs/>
        </w:rPr>
        <w:t>Brevipalpus</w:t>
      </w:r>
      <w:proofErr w:type="spellEnd"/>
      <w:r w:rsidR="00A667EB">
        <w:rPr>
          <w:i/>
          <w:iCs/>
        </w:rPr>
        <w:t xml:space="preserve"> </w:t>
      </w:r>
      <w:proofErr w:type="spellStart"/>
      <w:r w:rsidR="00A667EB">
        <w:rPr>
          <w:i/>
          <w:iCs/>
        </w:rPr>
        <w:t>californicus</w:t>
      </w:r>
      <w:proofErr w:type="spellEnd"/>
      <w:r w:rsidR="00A667EB">
        <w:t xml:space="preserve"> </w:t>
      </w:r>
      <w:proofErr w:type="spellStart"/>
      <w:r w:rsidR="00A667EB">
        <w:t>sensu</w:t>
      </w:r>
      <w:proofErr w:type="spellEnd"/>
      <w:r w:rsidR="00A667EB">
        <w:t xml:space="preserve"> </w:t>
      </w:r>
      <w:proofErr w:type="spellStart"/>
      <w:r w:rsidR="00A667EB">
        <w:t>lato</w:t>
      </w:r>
      <w:proofErr w:type="spellEnd"/>
      <w:r w:rsidR="003451A6">
        <w:t xml:space="preserve">, </w:t>
      </w:r>
      <w:r w:rsidR="003B22BB" w:rsidRPr="00740BC0">
        <w:rPr>
          <w:i/>
          <w:iCs/>
        </w:rPr>
        <w:t>B</w:t>
      </w:r>
      <w:r w:rsidR="00F83A5A" w:rsidRPr="00740BC0">
        <w:rPr>
          <w:i/>
          <w:iCs/>
        </w:rPr>
        <w:t>.</w:t>
      </w:r>
      <w:r w:rsidR="003B22BB" w:rsidRPr="00740BC0">
        <w:rPr>
          <w:i/>
          <w:iCs/>
        </w:rPr>
        <w:t xml:space="preserve"> </w:t>
      </w:r>
      <w:proofErr w:type="spellStart"/>
      <w:r w:rsidR="003B22BB" w:rsidRPr="00740BC0">
        <w:rPr>
          <w:i/>
          <w:iCs/>
        </w:rPr>
        <w:t>obovatus</w:t>
      </w:r>
      <w:proofErr w:type="spellEnd"/>
      <w:r w:rsidR="003B22BB">
        <w:t xml:space="preserve"> </w:t>
      </w:r>
      <w:proofErr w:type="spellStart"/>
      <w:r w:rsidR="007B4294" w:rsidRPr="007B4294">
        <w:t>Donnadieu</w:t>
      </w:r>
      <w:proofErr w:type="spellEnd"/>
      <w:r w:rsidR="00641F44">
        <w:t xml:space="preserve"> </w:t>
      </w:r>
      <w:r w:rsidR="003B22BB">
        <w:t xml:space="preserve">and </w:t>
      </w:r>
      <w:r w:rsidR="00F83A5A" w:rsidRPr="00740BC0">
        <w:rPr>
          <w:i/>
          <w:iCs/>
        </w:rPr>
        <w:t xml:space="preserve">B. </w:t>
      </w:r>
      <w:bookmarkEnd w:id="12"/>
      <w:proofErr w:type="spellStart"/>
      <w:r w:rsidR="005B3F87">
        <w:rPr>
          <w:i/>
          <w:iCs/>
        </w:rPr>
        <w:t>confus</w:t>
      </w:r>
      <w:r w:rsidR="005A11ED">
        <w:rPr>
          <w:i/>
          <w:iCs/>
        </w:rPr>
        <w:t>u</w:t>
      </w:r>
      <w:r w:rsidR="005B3F87">
        <w:rPr>
          <w:i/>
          <w:iCs/>
        </w:rPr>
        <w:t>s</w:t>
      </w:r>
      <w:proofErr w:type="spellEnd"/>
      <w:r w:rsidR="005B3F87">
        <w:rPr>
          <w:i/>
          <w:iCs/>
        </w:rPr>
        <w:t xml:space="preserve">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proofErr w:type="spellStart"/>
      <w:r w:rsidR="00A667EB">
        <w:rPr>
          <w:i/>
          <w:iCs/>
        </w:rPr>
        <w:t>Brevipalpus</w:t>
      </w:r>
      <w:proofErr w:type="spellEnd"/>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w:t>
      </w:r>
      <w:r w:rsidR="00A11BE5">
        <w:t>Southeastern US</w:t>
      </w:r>
      <w:r w:rsidR="00A667EB">
        <w:t>.</w:t>
      </w:r>
      <w:r w:rsidR="00FC4560">
        <w:t xml:space="preserve"> In this study we are reporting three new hosts from the family </w:t>
      </w:r>
      <w:proofErr w:type="spellStart"/>
      <w:r w:rsidR="00FC4560">
        <w:t>Asperagaceae</w:t>
      </w:r>
      <w:proofErr w:type="spellEnd"/>
      <w:r w:rsidR="00FC4560">
        <w:t xml:space="preserve">. </w:t>
      </w:r>
      <w:bookmarkStart w:id="13" w:name="_Hlk67651754"/>
      <w:r w:rsidR="00FC4560">
        <w:t xml:space="preserve">To know the extended host range of OFVs, a survey in </w:t>
      </w:r>
      <w:r w:rsidR="00387395">
        <w:t xml:space="preserve">Florida's </w:t>
      </w:r>
      <w:commentRangeStart w:id="14"/>
      <w:commentRangeStart w:id="15"/>
      <w:r w:rsidR="00387395">
        <w:t xml:space="preserve">citrus growing </w:t>
      </w:r>
      <w:commentRangeEnd w:id="14"/>
      <w:r w:rsidR="00A11BE5">
        <w:rPr>
          <w:rStyle w:val="CommentReference"/>
          <w:rFonts w:asciiTheme="minorHAnsi" w:hAnsiTheme="minorHAnsi"/>
        </w:rPr>
        <w:commentReference w:id="14"/>
      </w:r>
      <w:commentRangeEnd w:id="15"/>
      <w:r w:rsidR="00EF6F8A">
        <w:rPr>
          <w:rStyle w:val="CommentReference"/>
          <w:rFonts w:asciiTheme="minorHAnsi" w:hAnsiTheme="minorHAnsi"/>
        </w:rPr>
        <w:commentReference w:id="15"/>
      </w:r>
      <w:r w:rsidR="00387395">
        <w:t>regions is essential</w:t>
      </w:r>
      <w:r w:rsidR="00100E3F">
        <w:t>, emphasizing</w:t>
      </w:r>
      <w:r w:rsidR="00387395">
        <w:t xml:space="preserve"> plants </w:t>
      </w:r>
      <w:proofErr w:type="spellStart"/>
      <w:r w:rsidR="00DD33F2">
        <w:t>wit</w:t>
      </w:r>
      <w:r w:rsidR="007C6314">
        <w:t>h</w:t>
      </w:r>
      <w:r w:rsidR="00DD33F2">
        <w:t>in</w:t>
      </w:r>
      <w:r w:rsidR="00FC4560">
        <w:t>the</w:t>
      </w:r>
      <w:proofErr w:type="spellEnd"/>
      <w:r w:rsidR="00FC4560">
        <w:t xml:space="preserve"> </w:t>
      </w:r>
      <w:r w:rsidR="00172407">
        <w:t xml:space="preserve">families </w:t>
      </w:r>
      <w:proofErr w:type="spellStart"/>
      <w:r w:rsidR="00FC4560">
        <w:t>Rutaceae</w:t>
      </w:r>
      <w:proofErr w:type="spellEnd"/>
      <w:r w:rsidR="00FC4560">
        <w:t xml:space="preserve"> and </w:t>
      </w:r>
      <w:proofErr w:type="spellStart"/>
      <w:r w:rsidR="00FC4560">
        <w:t>Asparagaceae</w:t>
      </w:r>
      <w:proofErr w:type="spellEnd"/>
      <w:r w:rsidR="00FC4560">
        <w:t>.</w:t>
      </w:r>
      <w:bookmarkEnd w:id="13"/>
    </w:p>
    <w:p w14:paraId="16B17952" w14:textId="77777777" w:rsidR="004F205A" w:rsidRDefault="00A667EB">
      <w:pPr>
        <w:pStyle w:val="Heading3"/>
      </w:pPr>
      <w:bookmarkStart w:id="16" w:name="keywords"/>
      <w:bookmarkEnd w:id="2"/>
      <w:r>
        <w:t>Keywords:</w:t>
      </w:r>
    </w:p>
    <w:p w14:paraId="16B17953" w14:textId="19426945" w:rsidR="004F205A" w:rsidRDefault="001B11C9">
      <w:pPr>
        <w:pStyle w:val="FirstParagraph"/>
      </w:pPr>
      <w:r>
        <w:t>F</w:t>
      </w:r>
      <w:r w:rsidR="00A667EB">
        <w:t xml:space="preserve">alse spider mite, flat mite, </w:t>
      </w:r>
      <w:proofErr w:type="spellStart"/>
      <w:r w:rsidR="00A667EB" w:rsidRPr="4C89CECD">
        <w:rPr>
          <w:i/>
          <w:iCs/>
        </w:rPr>
        <w:t>Brevipalpus</w:t>
      </w:r>
      <w:proofErr w:type="spellEnd"/>
      <w:r w:rsidR="00A667EB">
        <w:t xml:space="preserve">-transmitted viruses, </w:t>
      </w:r>
      <w:r w:rsidR="00A667EB" w:rsidRPr="4C89CECD">
        <w:rPr>
          <w:i/>
          <w:iCs/>
        </w:rPr>
        <w:t>Liriope</w:t>
      </w:r>
      <w:r w:rsidR="00A667EB">
        <w:t>,</w:t>
      </w:r>
      <w:r w:rsidR="00FC4560">
        <w:t xml:space="preserve"> </w:t>
      </w:r>
      <w:proofErr w:type="spellStart"/>
      <w:r w:rsidR="00F71218" w:rsidRPr="00F71218">
        <w:t>Nolinoideae</w:t>
      </w:r>
      <w:proofErr w:type="spellEnd"/>
      <w:r w:rsidR="00B11B49">
        <w:t xml:space="preserve">, </w:t>
      </w:r>
      <w:r w:rsidR="00FC4560">
        <w:rPr>
          <w:i/>
          <w:iCs/>
        </w:rPr>
        <w:t>Ophiopogon</w:t>
      </w:r>
      <w:r w:rsidR="00FC4560" w:rsidRPr="00FC4560">
        <w:t>,</w:t>
      </w:r>
      <w:r w:rsidR="00B11B49">
        <w:t xml:space="preserve"> </w:t>
      </w:r>
      <w:proofErr w:type="spellStart"/>
      <w:r w:rsidR="00B11B49">
        <w:t>Ruscaceae</w:t>
      </w:r>
      <w:proofErr w:type="spellEnd"/>
      <w:r w:rsidR="00B11B49">
        <w:t>,</w:t>
      </w:r>
      <w:r w:rsidR="00A667EB">
        <w:t xml:space="preserve"> </w:t>
      </w:r>
      <w:proofErr w:type="spellStart"/>
      <w:r w:rsidR="00A06C34">
        <w:t>Rutaceae</w:t>
      </w:r>
      <w:commentRangeStart w:id="17"/>
      <w:commentRangeStart w:id="18"/>
      <w:proofErr w:type="spellEnd"/>
      <w:r w:rsidR="00A667EB">
        <w:t>,</w:t>
      </w:r>
      <w:commentRangeEnd w:id="17"/>
      <w:r>
        <w:rPr>
          <w:rStyle w:val="CommentReference"/>
        </w:rPr>
        <w:commentReference w:id="17"/>
      </w:r>
      <w:commentRangeEnd w:id="18"/>
      <w:r w:rsidR="00FC4560">
        <w:rPr>
          <w:rStyle w:val="CommentReference"/>
          <w:rFonts w:asciiTheme="minorHAnsi" w:hAnsiTheme="minorHAnsi"/>
        </w:rPr>
        <w:commentReference w:id="18"/>
      </w:r>
      <w:r w:rsidR="00A667EB">
        <w:t xml:space="preserve"> </w:t>
      </w:r>
      <w:proofErr w:type="spellStart"/>
      <w:r w:rsidR="00A667EB">
        <w:t>Asparagaceae</w:t>
      </w:r>
      <w:proofErr w:type="spellEnd"/>
      <w:r w:rsidR="00A667EB">
        <w:t xml:space="preserve">, orchid, </w:t>
      </w:r>
      <w:proofErr w:type="spellStart"/>
      <w:r w:rsidR="00A667EB">
        <w:t>Orchidaceae</w:t>
      </w:r>
      <w:proofErr w:type="spellEnd"/>
      <w:r w:rsidR="00A667EB">
        <w:t>, pests, ornamental plants</w:t>
      </w:r>
      <w:r>
        <w:t>, orchid fleck virus.</w:t>
      </w:r>
    </w:p>
    <w:p w14:paraId="16B17954" w14:textId="77777777" w:rsidR="004F205A" w:rsidRDefault="00A667EB">
      <w:r>
        <w:br w:type="page"/>
      </w:r>
    </w:p>
    <w:p w14:paraId="16B17955" w14:textId="05C9574C" w:rsidR="004F205A" w:rsidRDefault="00A667EB">
      <w:pPr>
        <w:pStyle w:val="BodyText"/>
      </w:pPr>
      <w:r>
        <w:rPr>
          <w:i/>
          <w:iCs/>
        </w:rPr>
        <w:t xml:space="preserve">Orchid fleck </w:t>
      </w:r>
      <w:proofErr w:type="spellStart"/>
      <w:r w:rsidR="00A11BE5" w:rsidRPr="00187448">
        <w:rPr>
          <w:i/>
          <w:iCs/>
        </w:rPr>
        <w:t>dichorha</w:t>
      </w:r>
      <w:r>
        <w:rPr>
          <w:i/>
          <w:iCs/>
        </w:rPr>
        <w:t>virus</w:t>
      </w:r>
      <w:proofErr w:type="spellEnd"/>
      <w:r>
        <w:t xml:space="preserve"> (OFV) is the </w:t>
      </w:r>
      <w:proofErr w:type="gramStart"/>
      <w:r>
        <w:t>type</w:t>
      </w:r>
      <w:proofErr w:type="gramEnd"/>
      <w:r>
        <w:t xml:space="preserve"> </w:t>
      </w:r>
      <w:r w:rsidR="00A06C34">
        <w:t xml:space="preserve">member </w:t>
      </w:r>
      <w:r>
        <w:t xml:space="preserve">for the genus </w:t>
      </w:r>
      <w:proofErr w:type="spellStart"/>
      <w:r>
        <w:rPr>
          <w:i/>
          <w:iCs/>
        </w:rPr>
        <w:t>Dichorhavirus</w:t>
      </w:r>
      <w:proofErr w:type="spellEnd"/>
      <w:r>
        <w:t xml:space="preserve">, </w:t>
      </w:r>
      <w:r w:rsidR="00A06C34">
        <w:t xml:space="preserve">family </w:t>
      </w:r>
      <w:proofErr w:type="spellStart"/>
      <w:r w:rsidR="00A06C34">
        <w:t>Rhabdoviridae</w:t>
      </w:r>
      <w:proofErr w:type="spellEnd"/>
      <w:r w:rsidR="00A06C34">
        <w:t>;</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w:t>
      </w:r>
      <w:proofErr w:type="spellStart"/>
      <w:r>
        <w:t>Dietzgen</w:t>
      </w:r>
      <w:proofErr w:type="spellEnd"/>
      <w:r>
        <w:t xml:space="preserve"> et al. 2014, Walker et al. 2018, </w:t>
      </w:r>
      <w:proofErr w:type="spellStart"/>
      <w:r>
        <w:t>Amarasinghe</w:t>
      </w:r>
      <w:proofErr w:type="spellEnd"/>
      <w:r>
        <w:t xml:space="preserv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proofErr w:type="spellStart"/>
      <w:r>
        <w:rPr>
          <w:i/>
          <w:iCs/>
        </w:rPr>
        <w:t>Clerodendrum</w:t>
      </w:r>
      <w:proofErr w:type="spellEnd"/>
      <w:r>
        <w:rPr>
          <w:i/>
          <w:iCs/>
        </w:rPr>
        <w:t xml:space="preserve"> chlorotic spot virus</w:t>
      </w:r>
      <w:r>
        <w:t xml:space="preserve"> and </w:t>
      </w:r>
      <w:r>
        <w:rPr>
          <w:i/>
          <w:iCs/>
        </w:rPr>
        <w:t>Coffee ringspot virus</w:t>
      </w:r>
      <w:r>
        <w:t xml:space="preserve"> (</w:t>
      </w:r>
      <w:proofErr w:type="spellStart"/>
      <w:r>
        <w:t>Dietzgen</w:t>
      </w:r>
      <w:proofErr w:type="spellEnd"/>
      <w:r>
        <w:t>, Freitas-</w:t>
      </w:r>
      <w:proofErr w:type="spellStart"/>
      <w:r>
        <w:t>Astúa</w:t>
      </w:r>
      <w:proofErr w:type="spellEnd"/>
      <w:r>
        <w:t xml:space="preserve">, et al. 2018). Flat mites from the genus </w:t>
      </w:r>
      <w:proofErr w:type="spellStart"/>
      <w:r>
        <w:rPr>
          <w:i/>
          <w:iCs/>
        </w:rPr>
        <w:t>Brevipalpus</w:t>
      </w:r>
      <w:proofErr w:type="spellEnd"/>
      <w:r>
        <w:t xml:space="preserve"> </w:t>
      </w:r>
      <w:proofErr w:type="spellStart"/>
      <w:r>
        <w:t>Donnadieu</w:t>
      </w:r>
      <w:proofErr w:type="spellEnd"/>
      <w:r>
        <w:t xml:space="preserve"> (</w:t>
      </w:r>
      <w:proofErr w:type="spellStart"/>
      <w:r>
        <w:t>Trombidiformes</w:t>
      </w:r>
      <w:proofErr w:type="spellEnd"/>
      <w:r>
        <w:t xml:space="preserve">: </w:t>
      </w:r>
      <w:proofErr w:type="spellStart"/>
      <w:r>
        <w:t>Tenuipalpidae</w:t>
      </w:r>
      <w:proofErr w:type="spellEnd"/>
      <w:r>
        <w:t xml:space="preserve">) are the only known </w:t>
      </w:r>
      <w:r w:rsidR="0038195A">
        <w:t>vector</w:t>
      </w:r>
      <w:r w:rsidR="0023422A">
        <w:t>s</w:t>
      </w:r>
      <w:r>
        <w:t xml:space="preserve"> for</w:t>
      </w:r>
      <w:r w:rsidR="007529E0">
        <w:t xml:space="preserve"> </w:t>
      </w:r>
      <w:proofErr w:type="spellStart"/>
      <w:r>
        <w:t>dichorhaviruses</w:t>
      </w:r>
      <w:proofErr w:type="spellEnd"/>
      <w:r>
        <w:t xml:space="preserve"> (Maeda 1998)</w:t>
      </w:r>
      <w:r w:rsidR="007529E0">
        <w:t>, and</w:t>
      </w:r>
      <w:r>
        <w:t xml:space="preserve"> </w:t>
      </w:r>
      <w:r w:rsidR="006566FD">
        <w:t xml:space="preserve">mites in the </w:t>
      </w:r>
      <w:proofErr w:type="spellStart"/>
      <w:r w:rsidR="007529E0" w:rsidRPr="007529E0">
        <w:rPr>
          <w:i/>
          <w:iCs/>
        </w:rPr>
        <w:t>Brevipalpus</w:t>
      </w:r>
      <w:proofErr w:type="spellEnd"/>
      <w:r w:rsidR="007529E0" w:rsidRPr="007529E0">
        <w:rPr>
          <w:i/>
          <w:iCs/>
        </w:rPr>
        <w:t xml:space="preserve"> </w:t>
      </w:r>
      <w:proofErr w:type="spellStart"/>
      <w:r w:rsidR="007529E0" w:rsidRPr="007529E0">
        <w:rPr>
          <w:i/>
          <w:iCs/>
        </w:rPr>
        <w:t>californicus</w:t>
      </w:r>
      <w:proofErr w:type="spellEnd"/>
      <w:r w:rsidR="007529E0" w:rsidRPr="007529E0">
        <w:t xml:space="preserve"> (Banks) </w:t>
      </w:r>
      <w:r w:rsidR="006566FD">
        <w:t>group</w:t>
      </w:r>
      <w:r w:rsidR="006566FD" w:rsidRPr="007529E0">
        <w:t xml:space="preserve"> </w:t>
      </w:r>
      <w:r w:rsidR="00C569C3">
        <w:t xml:space="preserve">the only </w:t>
      </w:r>
      <w:r w:rsidR="007529E0">
        <w:t xml:space="preserve">known to </w:t>
      </w:r>
      <w:r w:rsidR="007529E0" w:rsidRPr="007529E0">
        <w:t>transmit OFV in a persistent propagative manner</w:t>
      </w:r>
      <w:r>
        <w:t xml:space="preserve"> (Kondo et al. 2003).</w:t>
      </w:r>
    </w:p>
    <w:p w14:paraId="16B17956" w14:textId="1826B84F" w:rsidR="004F205A" w:rsidRDefault="00A667EB">
      <w:pPr>
        <w:pStyle w:val="BodyText"/>
      </w:pPr>
      <w:r>
        <w:t xml:space="preserve">OFV-infected plants exhibit various symptoms </w:t>
      </w:r>
      <w:r w:rsidR="008760D7">
        <w:t xml:space="preserve">depending </w:t>
      </w:r>
      <w:r>
        <w:t xml:space="preserve">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6BEFE6DB" w:rsidR="00807C25" w:rsidRDefault="00A667EB">
      <w:pPr>
        <w:pStyle w:val="BodyText"/>
      </w:pPr>
      <w:r>
        <w:t xml:space="preserve">OFV was first described infecting </w:t>
      </w:r>
      <w:r>
        <w:rPr>
          <w:i/>
          <w:iCs/>
        </w:rPr>
        <w:t>Cymbidium</w:t>
      </w:r>
      <w:r>
        <w:t xml:space="preserve"> orchids in Japan (Doi et al. 1977). OFV and OFV-like rhabdoviruses </w:t>
      </w:r>
      <w:r w:rsidR="00B46069">
        <w:t xml:space="preserve">have been reported </w:t>
      </w:r>
      <w:r>
        <w:t xml:space="preserve">infecting orchids </w:t>
      </w:r>
      <w:proofErr w:type="spellStart"/>
      <w:r w:rsidR="00012D5D">
        <w:t>inin</w:t>
      </w:r>
      <w:proofErr w:type="spellEnd"/>
      <w:r w:rsidR="00AA254D">
        <w:t xml:space="preserve"> </w:t>
      </w:r>
      <w:r w:rsidR="00AA5D85" w:rsidRPr="00AA5D85">
        <w:t xml:space="preserve">Asia: [China (Peng et al. 2017), Korea </w:t>
      </w:r>
      <w:r w:rsidR="00B60150">
        <w:t>(</w:t>
      </w:r>
      <w:r w:rsidR="00AA5D85" w:rsidRPr="00AA5D85">
        <w:t>Zheng et al. (2013)], Africa: [South Africa (</w:t>
      </w:r>
      <w:r w:rsidR="00A57066">
        <w:t>Cook</w:t>
      </w:r>
      <w:r w:rsidR="00AA5D85" w:rsidRPr="00AA5D85">
        <w:t xml:space="preserve"> et al. 2001)], North America: [The United States (</w:t>
      </w:r>
      <w:proofErr w:type="spellStart"/>
      <w:r w:rsidR="00AA5D85" w:rsidRPr="00AA5D85">
        <w:t>Blanchfield</w:t>
      </w:r>
      <w:proofErr w:type="spellEnd"/>
      <w:r w:rsidR="00AA5D85" w:rsidRPr="00AA5D85">
        <w:t xml:space="preserve"> et al. 2001, </w:t>
      </w:r>
      <w:proofErr w:type="spellStart"/>
      <w:r w:rsidR="00AA5D85" w:rsidRPr="00AA5D85">
        <w:t>Bratsch</w:t>
      </w:r>
      <w:proofErr w:type="spellEnd"/>
      <w:r w:rsidR="00AA5D85" w:rsidRPr="00AA5D85">
        <w:t xml:space="preserve"> et al. 2015)</w:t>
      </w:r>
      <w:r w:rsidR="00012D5D">
        <w:t>, Mexico (Otero et al. 2021</w:t>
      </w:r>
      <w:r w:rsidR="00AA5D85" w:rsidRPr="00AA5D85">
        <w:t>)], South America: [Brazil (Kitajima et al. 1974, Kitajima et al. 2001), Colombia (Kubo et al. 2009), Costa Rica (Freitas-</w:t>
      </w:r>
      <w:proofErr w:type="spellStart"/>
      <w:r w:rsidR="00AA5D85" w:rsidRPr="00AA5D85">
        <w:t>Astúa</w:t>
      </w:r>
      <w:proofErr w:type="spellEnd"/>
      <w:r w:rsidR="00AA5D85" w:rsidRPr="00AA5D85">
        <w:t xml:space="preserve"> et al. 2002), Paraguay (Ramos-González et al. 2015)], Europe: [Denmark (</w:t>
      </w:r>
      <w:proofErr w:type="spellStart"/>
      <w:r w:rsidR="00AA5D85" w:rsidRPr="00AA5D85">
        <w:t>Begtrup</w:t>
      </w:r>
      <w:proofErr w:type="spellEnd"/>
      <w:r w:rsidR="00AA5D85" w:rsidRPr="00AA5D85">
        <w:t xml:space="preserve"> 1972), France (</w:t>
      </w:r>
      <w:proofErr w:type="spellStart"/>
      <w:r w:rsidR="00AA5D85" w:rsidRPr="00AA5D85">
        <w:t>Sauvêtre</w:t>
      </w:r>
      <w:proofErr w:type="spellEnd"/>
      <w:r w:rsidR="00AA5D85" w:rsidRPr="00AA5D85">
        <w:t xml:space="preserve"> et al. 2018), Germany (</w:t>
      </w:r>
      <w:proofErr w:type="spellStart"/>
      <w:r w:rsidR="00AA5D85" w:rsidRPr="00AA5D85">
        <w:t>Petzold</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and Oceania: [Australia (</w:t>
      </w:r>
      <w:proofErr w:type="spellStart"/>
      <w:r w:rsidR="00AA5D85" w:rsidRPr="00AA5D85">
        <w:t>Lesemann</w:t>
      </w:r>
      <w:proofErr w:type="spellEnd"/>
      <w:r w:rsidR="00AA5D85" w:rsidRPr="00AA5D85">
        <w:t xml:space="preserve"> and </w:t>
      </w:r>
      <w:proofErr w:type="spellStart"/>
      <w:r w:rsidR="00AA5D85" w:rsidRPr="00AA5D85">
        <w:t>Begtrup</w:t>
      </w:r>
      <w:proofErr w:type="spellEnd"/>
      <w:r w:rsidR="00AA5D85" w:rsidRPr="00AA5D85">
        <w:t xml:space="preserve"> 1971, </w:t>
      </w:r>
      <w:proofErr w:type="spellStart"/>
      <w:r w:rsidR="00AA5D85" w:rsidRPr="00AA5D85">
        <w:t>Lesemann</w:t>
      </w:r>
      <w:proofErr w:type="spellEnd"/>
      <w:r w:rsidR="00AA5D85" w:rsidRPr="00AA5D85">
        <w:t xml:space="preserve"> and </w:t>
      </w:r>
      <w:proofErr w:type="spellStart"/>
      <w:r w:rsidR="00AA5D85" w:rsidRPr="00AA5D85">
        <w:t>Doraiswamy</w:t>
      </w:r>
      <w:proofErr w:type="spellEnd"/>
      <w:r w:rsidR="00AA5D85" w:rsidRPr="00AA5D85">
        <w:t xml:space="preserve"> 1975, Gibbs 2000), Fiji (Pearson et al. 1993), Vanuatu (Pearson et al. 1993)]</w:t>
      </w:r>
      <w:commentRangeStart w:id="19"/>
      <w:commentRangeStart w:id="20"/>
      <w:r>
        <w:t xml:space="preserve">. </w:t>
      </w:r>
      <w:commentRangeEnd w:id="19"/>
      <w:r w:rsidR="008404C3">
        <w:rPr>
          <w:rStyle w:val="CommentReference"/>
          <w:rFonts w:asciiTheme="minorHAnsi" w:hAnsiTheme="minorHAnsi"/>
        </w:rPr>
        <w:commentReference w:id="19"/>
      </w:r>
      <w:commentRangeEnd w:id="20"/>
      <w:r w:rsidR="00375A7A">
        <w:rPr>
          <w:rStyle w:val="CommentReference"/>
          <w:rFonts w:asciiTheme="minorHAnsi" w:hAnsiTheme="minorHAnsi"/>
        </w:rPr>
        <w:commentReference w:id="20"/>
      </w:r>
      <w:r>
        <w:t xml:space="preserve">The prevalence of OFV and its mite vector is thought to be associated with the </w:t>
      </w:r>
      <w:r w:rsidR="002A1B7D">
        <w:t xml:space="preserve">importation </w:t>
      </w:r>
      <w:r>
        <w:t>of infected orchids (</w:t>
      </w:r>
      <w:proofErr w:type="spellStart"/>
      <w:r>
        <w:t>Dietzgen</w:t>
      </w:r>
      <w:proofErr w:type="spellEnd"/>
      <w:r>
        <w:t>, Freitas-</w:t>
      </w:r>
      <w:proofErr w:type="spellStart"/>
      <w:r>
        <w:t>Astúa</w:t>
      </w:r>
      <w:proofErr w:type="spellEnd"/>
      <w:r>
        <w:t>, et al. 2018).</w:t>
      </w:r>
    </w:p>
    <w:p w14:paraId="16B17958" w14:textId="3E158C8D" w:rsidR="004F205A" w:rsidRDefault="00A667EB">
      <w:pPr>
        <w:pStyle w:val="BodyText"/>
      </w:pPr>
      <w:commentRangeStart w:id="21"/>
      <w:commentRangeStart w:id="22"/>
      <w:r>
        <w:t xml:space="preserve">OFV naturally infects </w:t>
      </w:r>
      <w:r w:rsidR="002A1B7D">
        <w:t>more than fifty species</w:t>
      </w:r>
      <w:r>
        <w:t xml:space="preserve"> of</w:t>
      </w:r>
      <w:r w:rsidR="004A46A1">
        <w:t xml:space="preserve"> </w:t>
      </w:r>
      <w:proofErr w:type="spellStart"/>
      <w:r>
        <w:t>Orchidaceae</w:t>
      </w:r>
      <w:proofErr w:type="spellEnd"/>
      <w:r>
        <w:t xml:space="preserve"> (Kitajima et al. 2010, </w:t>
      </w:r>
      <w:r w:rsidR="000B61AB">
        <w:t>Kondo et al; 2006,</w:t>
      </w:r>
      <w:r>
        <w:t xml:space="preserve"> Peng et al. 2013), some </w:t>
      </w:r>
      <w:proofErr w:type="spellStart"/>
      <w:r w:rsidR="00CC6C59" w:rsidRPr="00CC6C59">
        <w:t>Asparagaceae</w:t>
      </w:r>
      <w:proofErr w:type="spellEnd"/>
      <w:r w:rsidR="00CC6C59" w:rsidRPr="00CC6C59">
        <w:t xml:space="preserve"> </w:t>
      </w:r>
      <w:r w:rsidR="00CC6C59">
        <w:t>(</w:t>
      </w:r>
      <w:proofErr w:type="spellStart"/>
      <w:r w:rsidR="00211021" w:rsidRPr="00211021">
        <w:t>Nolinoidaea</w:t>
      </w:r>
      <w:proofErr w:type="spellEnd"/>
      <w:r w:rsidR="00CC6C59">
        <w:t>)</w:t>
      </w:r>
      <w:r>
        <w:t xml:space="preserve"> </w:t>
      </w:r>
      <w:proofErr w:type="spellStart"/>
      <w:r>
        <w:t>Dietzgen</w:t>
      </w:r>
      <w:proofErr w:type="spellEnd"/>
      <w:r>
        <w:t xml:space="preserve">, </w:t>
      </w:r>
      <w:proofErr w:type="spellStart"/>
      <w:r>
        <w:t>Tassi</w:t>
      </w:r>
      <w:proofErr w:type="spellEnd"/>
      <w:r>
        <w:t>, et al. (2018), a</w:t>
      </w:r>
      <w:r w:rsidR="00725800">
        <w:t xml:space="preserve">s well as </w:t>
      </w:r>
      <w:proofErr w:type="spellStart"/>
      <w:r w:rsidR="00725800">
        <w:t>Rutaceae</w:t>
      </w:r>
      <w:proofErr w:type="spellEnd"/>
      <w:r>
        <w:t xml:space="preserve"> </w:t>
      </w:r>
      <w:r w:rsidR="00725800">
        <w:t>(</w:t>
      </w:r>
      <w:r>
        <w:rPr>
          <w:i/>
          <w:iCs/>
        </w:rPr>
        <w:t>Citrus</w:t>
      </w:r>
      <w:r w:rsidR="00725800" w:rsidRPr="00725800">
        <w:t>)</w:t>
      </w:r>
      <w:r w:rsidR="0068577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21"/>
      <w:r w:rsidR="00723330">
        <w:rPr>
          <w:rStyle w:val="CommentReference"/>
          <w:rFonts w:asciiTheme="minorHAnsi" w:hAnsiTheme="minorHAnsi"/>
        </w:rPr>
        <w:commentReference w:id="21"/>
      </w:r>
      <w:commentRangeEnd w:id="22"/>
      <w:r w:rsidR="00255BAF">
        <w:rPr>
          <w:rStyle w:val="CommentReference"/>
          <w:rFonts w:asciiTheme="minorHAnsi" w:hAnsiTheme="minorHAnsi"/>
        </w:rPr>
        <w:commentReference w:id="22"/>
      </w:r>
      <w:r>
        <w:t xml:space="preserve">Mechanical transmission of OFV is possible under lab conditions to various </w:t>
      </w:r>
      <w:r w:rsidRPr="00593B7D">
        <w:t xml:space="preserve">Chenopodiaceae, </w:t>
      </w:r>
      <w:proofErr w:type="spellStart"/>
      <w:r w:rsidRPr="00593B7D">
        <w:t>Aizoaceae</w:t>
      </w:r>
      <w:proofErr w:type="spellEnd"/>
      <w:r w:rsidRPr="00593B7D">
        <w:t>, Fabaceae, and Solanaceae</w:t>
      </w:r>
      <w:r>
        <w:t xml:space="preserve"> (Chang et al. 1976, Kondo et al. 2003, Peng et al. 2013).</w:t>
      </w:r>
    </w:p>
    <w:p w14:paraId="16B17959" w14:textId="5BBDE30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w:t>
      </w:r>
      <w:proofErr w:type="spellStart"/>
      <w:r w:rsidRPr="00792591">
        <w:t>Asparagaceae</w:t>
      </w:r>
      <w:proofErr w:type="spellEnd"/>
      <w:r w:rsidRPr="00792591">
        <w:t xml:space="preserve">, subfamily </w:t>
      </w:r>
      <w:proofErr w:type="spellStart"/>
      <w:r w:rsidRPr="00792591">
        <w:t>Nolinoidaea</w:t>
      </w:r>
      <w:proofErr w:type="spellEnd"/>
      <w:r w:rsidRPr="00792591">
        <w:t xml:space="preserve">, which includes a diverse array of various monocotyledonous </w:t>
      </w:r>
      <w:proofErr w:type="spellStart"/>
      <w:r w:rsidRPr="00792591">
        <w:t>liliod</w:t>
      </w:r>
      <w:proofErr w:type="spellEnd"/>
      <w:r w:rsidRPr="00792591">
        <w:t xml:space="preserve">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 xml:space="preserve">Ker </w:t>
      </w:r>
      <w:proofErr w:type="spellStart"/>
      <w:r w:rsidR="00E13176" w:rsidRPr="00E13176">
        <w:t>Gawler</w:t>
      </w:r>
      <w:proofErr w:type="spellEnd"/>
      <w:r w:rsidR="00102CCB">
        <w:t xml:space="preserve"> (</w:t>
      </w:r>
      <w:proofErr w:type="spellStart"/>
      <w:r w:rsidR="00102CCB" w:rsidRPr="00792591">
        <w:t>Asparagaceae</w:t>
      </w:r>
      <w:proofErr w:type="spellEnd"/>
      <w:r w:rsidR="00102CCB">
        <w:t>:</w:t>
      </w:r>
      <w:r w:rsidR="00271F64" w:rsidRPr="00271F64">
        <w:t xml:space="preserve"> </w:t>
      </w:r>
      <w:proofErr w:type="spellStart"/>
      <w:r w:rsidR="00102CCB" w:rsidRPr="00792591">
        <w:t>Nolinoidaea</w:t>
      </w:r>
      <w:proofErr w:type="spellEnd"/>
      <w:r w:rsidR="00102CCB">
        <w:t xml:space="preserve">) </w:t>
      </w:r>
      <w:r w:rsidR="00A667EB">
        <w:t>are considered the most important ground cover sold by the nursery industry in southeastern US (</w:t>
      </w:r>
      <w:proofErr w:type="spellStart"/>
      <w:r w:rsidR="00A667EB">
        <w:t>Mcharo</w:t>
      </w:r>
      <w:proofErr w:type="spellEnd"/>
      <w:r w:rsidR="00A667EB">
        <w:t xml:space="preserve"> et al. 2003</w:t>
      </w:r>
      <w:commentRangeStart w:id="23"/>
      <w:commentRangeStart w:id="24"/>
      <w:commentRangeStart w:id="25"/>
      <w:r w:rsidR="00A667EB">
        <w:t>)</w:t>
      </w:r>
      <w:commentRangeEnd w:id="23"/>
      <w:r w:rsidR="000B61AB">
        <w:rPr>
          <w:rStyle w:val="CommentReference"/>
          <w:rFonts w:asciiTheme="minorHAnsi" w:hAnsiTheme="minorHAnsi"/>
        </w:rPr>
        <w:commentReference w:id="23"/>
      </w:r>
      <w:commentRangeEnd w:id="24"/>
      <w:r w:rsidR="00B74886">
        <w:rPr>
          <w:rStyle w:val="CommentReference"/>
          <w:rFonts w:asciiTheme="minorHAnsi" w:hAnsiTheme="minorHAnsi"/>
        </w:rPr>
        <w:commentReference w:id="24"/>
      </w:r>
      <w:commentRangeEnd w:id="25"/>
      <w:r w:rsidR="002B5760">
        <w:rPr>
          <w:rStyle w:val="CommentReference"/>
          <w:rFonts w:asciiTheme="minorHAnsi" w:hAnsiTheme="minorHAnsi"/>
        </w:rPr>
        <w:commentReference w:id="25"/>
      </w:r>
      <w:r w:rsidR="00A667EB">
        <w:t>.</w:t>
      </w:r>
    </w:p>
    <w:p w14:paraId="16B1795A" w14:textId="3CEA46C6"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6"/>
      <w:commentRangeStart w:id="27"/>
      <w:proofErr w:type="spellStart"/>
      <w:r w:rsidR="007E3486">
        <w:t>begomovirus</w:t>
      </w:r>
      <w:proofErr w:type="spellEnd"/>
      <w:r w:rsidR="007E3486">
        <w:t>, potyvirus</w:t>
      </w:r>
      <w:commentRangeEnd w:id="26"/>
      <w:r>
        <w:rPr>
          <w:rStyle w:val="CommentReference"/>
          <w:rFonts w:asciiTheme="minorHAnsi" w:hAnsiTheme="minorHAnsi"/>
        </w:rPr>
        <w:commentReference w:id="26"/>
      </w:r>
      <w:commentRangeEnd w:id="27"/>
      <w:r w:rsidR="005E054C">
        <w:rPr>
          <w:rStyle w:val="CommentReference"/>
          <w:rFonts w:asciiTheme="minorHAnsi" w:hAnsiTheme="minorHAnsi"/>
        </w:rPr>
        <w:commentReference w:id="27"/>
      </w:r>
      <w:r w:rsidR="007E3486">
        <w:t xml:space="preserve">, </w:t>
      </w:r>
      <w:proofErr w:type="spellStart"/>
      <w:r w:rsidR="007E3486">
        <w:t>tospovirus</w:t>
      </w:r>
      <w:proofErr w:type="spellEnd"/>
      <w:r w:rsidR="007E3486">
        <w:t xml:space="preserve"> as well as for </w:t>
      </w:r>
      <w:r w:rsidR="005A491B" w:rsidRPr="003E1904">
        <w:rPr>
          <w:i/>
          <w:iCs/>
        </w:rPr>
        <w:t xml:space="preserve">Impatiens </w:t>
      </w:r>
      <w:r w:rsidR="00E11AB7" w:rsidRPr="003E1904">
        <w:rPr>
          <w:i/>
          <w:iCs/>
        </w:rPr>
        <w:t>n</w:t>
      </w:r>
      <w:r w:rsidR="005A491B" w:rsidRPr="003E1904">
        <w:rPr>
          <w:i/>
          <w:iCs/>
        </w:rPr>
        <w:t xml:space="preserve">ecrotic </w:t>
      </w:r>
      <w:r w:rsidR="00E11AB7" w:rsidRPr="003E1904">
        <w:rPr>
          <w:i/>
          <w:iCs/>
        </w:rPr>
        <w:t>s</w:t>
      </w:r>
      <w:r w:rsidR="005A491B" w:rsidRPr="003E1904">
        <w:rPr>
          <w:i/>
          <w:iCs/>
        </w:rPr>
        <w:t xml:space="preserve">pot </w:t>
      </w:r>
      <w:r w:rsidR="00E11AB7" w:rsidRPr="003E1904">
        <w:rPr>
          <w:i/>
          <w:iCs/>
        </w:rPr>
        <w:t>v</w:t>
      </w:r>
      <w:r w:rsidR="005A491B" w:rsidRPr="003E1904">
        <w:rPr>
          <w:i/>
          <w:iCs/>
        </w:rPr>
        <w:t>irus</w:t>
      </w:r>
      <w:commentRangeStart w:id="28"/>
      <w:commentRangeStart w:id="29"/>
      <w:r w:rsidR="0088201A">
        <w:t xml:space="preserve">, </w:t>
      </w:r>
      <w:r w:rsidR="007E3486" w:rsidRPr="003E1904">
        <w:rPr>
          <w:i/>
          <w:iCs/>
        </w:rPr>
        <w:t>T</w:t>
      </w:r>
      <w:r w:rsidR="005A491B" w:rsidRPr="003E1904">
        <w:rPr>
          <w:i/>
          <w:iCs/>
        </w:rPr>
        <w:t xml:space="preserve">obacco </w:t>
      </w:r>
      <w:r w:rsidR="00E11AB7" w:rsidRPr="003E1904">
        <w:rPr>
          <w:i/>
          <w:iCs/>
        </w:rPr>
        <w:t>m</w:t>
      </w:r>
      <w:r w:rsidR="005A491B" w:rsidRPr="003E1904">
        <w:rPr>
          <w:i/>
          <w:iCs/>
        </w:rPr>
        <w:t xml:space="preserve">osaic </w:t>
      </w:r>
      <w:r w:rsidR="00E11AB7" w:rsidRPr="003E1904">
        <w:rPr>
          <w:i/>
          <w:iCs/>
        </w:rPr>
        <w:t>v</w:t>
      </w:r>
      <w:r w:rsidR="005A491B" w:rsidRPr="003E1904">
        <w:rPr>
          <w:i/>
          <w:iCs/>
        </w:rPr>
        <w:t>irus</w:t>
      </w:r>
      <w:r w:rsidR="007E3486">
        <w:t xml:space="preserve"> and </w:t>
      </w:r>
      <w:r w:rsidR="0088201A" w:rsidRPr="003E1904">
        <w:rPr>
          <w:i/>
          <w:iCs/>
        </w:rPr>
        <w:t>T</w:t>
      </w:r>
      <w:r w:rsidR="005A491B" w:rsidRPr="003E1904">
        <w:rPr>
          <w:i/>
          <w:iCs/>
        </w:rPr>
        <w:t xml:space="preserve">omato </w:t>
      </w:r>
      <w:r w:rsidR="00E11AB7" w:rsidRPr="003E1904">
        <w:rPr>
          <w:i/>
          <w:iCs/>
        </w:rPr>
        <w:t>s</w:t>
      </w:r>
      <w:r w:rsidR="005A491B" w:rsidRPr="003E1904">
        <w:rPr>
          <w:i/>
          <w:iCs/>
        </w:rPr>
        <w:t xml:space="preserve">potted </w:t>
      </w:r>
      <w:r w:rsidR="00E11AB7" w:rsidRPr="003E1904">
        <w:rPr>
          <w:i/>
          <w:iCs/>
        </w:rPr>
        <w:t>w</w:t>
      </w:r>
      <w:r w:rsidR="005A491B" w:rsidRPr="003E1904">
        <w:rPr>
          <w:i/>
          <w:iCs/>
        </w:rPr>
        <w:t xml:space="preserve">ilt </w:t>
      </w:r>
      <w:commentRangeEnd w:id="28"/>
      <w:commentRangeEnd w:id="29"/>
      <w:r w:rsidR="00E11AB7" w:rsidRPr="003E1904">
        <w:rPr>
          <w:i/>
          <w:iCs/>
        </w:rPr>
        <w:t>v</w:t>
      </w:r>
      <w:r w:rsidR="005A491B" w:rsidRPr="003E1904">
        <w:rPr>
          <w:i/>
          <w:iCs/>
        </w:rPr>
        <w:t>irus</w:t>
      </w:r>
      <w:r w:rsidRPr="003E1904">
        <w:rPr>
          <w:rStyle w:val="CommentReference"/>
          <w:rFonts w:asciiTheme="minorHAnsi" w:hAnsiTheme="minorHAnsi"/>
          <w:i/>
          <w:iCs/>
        </w:rPr>
        <w:commentReference w:id="28"/>
      </w:r>
      <w:r w:rsidR="00351F72" w:rsidRPr="003E1904">
        <w:rPr>
          <w:rStyle w:val="CommentReference"/>
          <w:rFonts w:asciiTheme="minorHAnsi" w:hAnsiTheme="minorHAnsi"/>
          <w:i/>
          <w:iCs/>
        </w:rPr>
        <w:commentReference w:id="29"/>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w:t>
      </w:r>
      <w:proofErr w:type="spellStart"/>
      <w:r w:rsidR="00A667EB">
        <w:t>nt</w:t>
      </w:r>
      <w:proofErr w:type="spellEnd"/>
      <w:r w:rsidR="00A667EB">
        <w:t xml:space="preserve"> of L-gene (RNA2) amplicon from a</w:t>
      </w:r>
      <w:r w:rsidR="00B2623B">
        <w:t>n</w:t>
      </w:r>
      <w:r w:rsidR="00A667EB">
        <w:t xml:space="preserve"> infected </w:t>
      </w:r>
      <w:r w:rsidR="00A667EB">
        <w:rPr>
          <w:i/>
          <w:iCs/>
        </w:rPr>
        <w:t>Liriope</w:t>
      </w:r>
      <w:r w:rsidR="00A667EB">
        <w:t xml:space="preserve"> </w:t>
      </w:r>
      <w:r>
        <w:t>leaf sample</w:t>
      </w:r>
      <w:r w:rsidR="00A667EB">
        <w:t xml:space="preserve">. Sanger sequencing of RT-PCR amplicons shared 98% nucleotide identity with </w:t>
      </w:r>
      <w:commentRangeStart w:id="30"/>
      <w:commentRangeStart w:id="31"/>
      <w:commentRangeStart w:id="32"/>
      <w:r w:rsidR="00E50321">
        <w:t xml:space="preserve">orchid strains of </w:t>
      </w:r>
      <w:r w:rsidR="00A667EB">
        <w:t>OFV</w:t>
      </w:r>
      <w:r w:rsidR="00755399">
        <w:t xml:space="preserve">: </w:t>
      </w:r>
      <w:r w:rsidR="00755399" w:rsidRPr="00FE6AE9">
        <w:t>OFV-Orc1 and OFV-Orc2</w:t>
      </w:r>
      <w:r w:rsidR="00A667EB">
        <w:t xml:space="preserve"> </w:t>
      </w:r>
      <w:commentRangeEnd w:id="30"/>
      <w:r w:rsidR="00A32341">
        <w:rPr>
          <w:rStyle w:val="CommentReference"/>
          <w:rFonts w:asciiTheme="minorHAnsi" w:hAnsiTheme="minorHAnsi"/>
        </w:rPr>
        <w:commentReference w:id="30"/>
      </w:r>
      <w:commentRangeEnd w:id="31"/>
      <w:commentRangeEnd w:id="32"/>
      <w:r w:rsidR="005D6631">
        <w:rPr>
          <w:rStyle w:val="CommentReference"/>
          <w:rFonts w:asciiTheme="minorHAnsi" w:hAnsiTheme="minorHAnsi"/>
        </w:rPr>
        <w:commentReference w:id="31"/>
      </w:r>
      <w:r w:rsidR="004C750A">
        <w:rPr>
          <w:rStyle w:val="CommentReference"/>
          <w:rFonts w:asciiTheme="minorHAnsi" w:hAnsiTheme="minorHAnsi"/>
        </w:rPr>
        <w:commentReference w:id="32"/>
      </w:r>
      <w:r w:rsidR="00A667EB">
        <w:t xml:space="preserve">(GenBank Accession numbers: AB244418 and </w:t>
      </w:r>
      <w:r w:rsidR="00B2623B">
        <w:t>LC22263</w:t>
      </w:r>
      <w:commentRangeStart w:id="33"/>
      <w:commentRangeStart w:id="34"/>
      <w:r w:rsidR="00A667EB">
        <w:t>0</w:t>
      </w:r>
      <w:commentRangeEnd w:id="33"/>
      <w:r w:rsidR="00E50321">
        <w:rPr>
          <w:rStyle w:val="CommentReference"/>
          <w:rFonts w:asciiTheme="minorHAnsi" w:hAnsiTheme="minorHAnsi"/>
        </w:rPr>
        <w:commentReference w:id="33"/>
      </w:r>
      <w:commentRangeEnd w:id="34"/>
      <w:r w:rsidR="00D815DF">
        <w:rPr>
          <w:rStyle w:val="CommentReference"/>
          <w:rFonts w:asciiTheme="minorHAnsi" w:hAnsiTheme="minorHAnsi"/>
        </w:rPr>
        <w:commentReference w:id="34"/>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w:t>
      </w:r>
      <w:proofErr w:type="spellStart"/>
      <w:r w:rsidR="005178CD" w:rsidRPr="005178CD">
        <w:t>Nolinoid</w:t>
      </w:r>
      <w:proofErr w:type="spellEnd"/>
      <w:r w:rsidR="005178CD" w:rsidRPr="005178CD">
        <w:t xml:space="preserve"> plants, including </w:t>
      </w:r>
      <w:r w:rsidR="005178CD" w:rsidRPr="00D7427A">
        <w:rPr>
          <w:i/>
          <w:iCs/>
        </w:rPr>
        <w:t>Liriope</w:t>
      </w:r>
      <w:r w:rsidR="005178CD" w:rsidRPr="005178CD">
        <w:t xml:space="preserve"> spp., </w:t>
      </w:r>
      <w:commentRangeStart w:id="35"/>
      <w:commentRangeStart w:id="36"/>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35"/>
      <w:r w:rsidR="00E50321">
        <w:rPr>
          <w:rStyle w:val="CommentReference"/>
          <w:rFonts w:asciiTheme="minorHAnsi" w:hAnsiTheme="minorHAnsi"/>
        </w:rPr>
        <w:commentReference w:id="35"/>
      </w:r>
      <w:commentRangeEnd w:id="36"/>
      <w:r w:rsidR="00C94B47">
        <w:rPr>
          <w:rStyle w:val="CommentReference"/>
          <w:rFonts w:asciiTheme="minorHAnsi" w:hAnsiTheme="minorHAnsi"/>
        </w:rPr>
        <w:commentReference w:id="36"/>
      </w:r>
      <w:r w:rsidR="00D63948" w:rsidRPr="00D63948">
        <w:t>Blume (</w:t>
      </w:r>
      <w:proofErr w:type="spellStart"/>
      <w:r w:rsidR="00D63948" w:rsidRPr="00D63948">
        <w:t>Asparagaceae</w:t>
      </w:r>
      <w:proofErr w:type="spellEnd"/>
      <w:r w:rsidR="00D63948" w:rsidRPr="00D63948">
        <w:t xml:space="preserve">: </w:t>
      </w:r>
      <w:proofErr w:type="spellStart"/>
      <w:r w:rsidR="00D63948" w:rsidRPr="00D63948">
        <w:t>Nolinoidaea</w:t>
      </w:r>
      <w:proofErr w:type="spellEnd"/>
      <w:r w:rsidR="00D63948" w:rsidRPr="00D63948">
        <w:t>)</w:t>
      </w:r>
      <w:commentRangeStart w:id="37"/>
      <w:commentRangeStart w:id="38"/>
      <w:r w:rsidR="00D63948" w:rsidRPr="008C52C0">
        <w:rPr>
          <w:highlight w:val="yellow"/>
        </w:rPr>
        <w:t>.</w:t>
      </w:r>
      <w:commentRangeEnd w:id="37"/>
      <w:r w:rsidR="005A7A58" w:rsidRPr="008C52C0">
        <w:rPr>
          <w:rStyle w:val="CommentReference"/>
          <w:rFonts w:asciiTheme="minorHAnsi" w:hAnsiTheme="minorHAnsi"/>
          <w:highlight w:val="yellow"/>
        </w:rPr>
        <w:commentReference w:id="37"/>
      </w:r>
      <w:commentRangeEnd w:id="38"/>
      <w:r w:rsidR="00490C17">
        <w:rPr>
          <w:rStyle w:val="CommentReference"/>
          <w:rFonts w:asciiTheme="minorHAnsi" w:hAnsiTheme="minorHAnsi"/>
        </w:rPr>
        <w:commentReference w:id="38"/>
      </w:r>
      <w:r w:rsidR="00D63948" w:rsidRPr="00D63948">
        <w:t xml:space="preserve">’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6C1C5B">
        <w:t xml:space="preserve"> (Fig. 1)</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050B20C0" w:rsidR="004F205A" w:rsidRDefault="00A667EB">
      <w:pPr>
        <w:pStyle w:val="BodyText"/>
      </w:pPr>
      <w:r>
        <w:t xml:space="preserve">Further surveys of </w:t>
      </w:r>
      <w:r w:rsidR="00E50321">
        <w:t>plants belong</w:t>
      </w:r>
      <w:r w:rsidR="007F5828">
        <w:t>ing</w:t>
      </w:r>
      <w:r w:rsidR="00E50321">
        <w:t xml:space="preserve"> to the subfamily</w:t>
      </w:r>
      <w:r>
        <w:t xml:space="preserve"> </w:t>
      </w:r>
      <w:proofErr w:type="spellStart"/>
      <w:r w:rsidR="00211021" w:rsidRPr="00211021">
        <w:t>Nolinoidaea</w:t>
      </w:r>
      <w:proofErr w:type="spellEnd"/>
      <w:r>
        <w:t xml:space="preserve"> in Florida have revealed more sites with symptomatic plants in Leon and Alachua counties</w:t>
      </w:r>
      <w:r w:rsidR="003B3113">
        <w:t xml:space="preserve"> (Table 1)</w:t>
      </w:r>
      <w:r>
        <w:t xml:space="preserve">. </w:t>
      </w:r>
      <w:commentRangeStart w:id="39"/>
      <w:commentRangeEnd w:id="39"/>
      <w:r w:rsidR="00E81252">
        <w:rPr>
          <w:rStyle w:val="CommentReference"/>
          <w:rFonts w:asciiTheme="minorHAnsi" w:hAnsiTheme="minorHAnsi"/>
        </w:rPr>
        <w:commentReference w:id="39"/>
      </w:r>
      <w:r w:rsidR="00D14A9C">
        <w:t xml:space="preserve">Mites were </w:t>
      </w:r>
      <w:r>
        <w:t xml:space="preserve">collected from symptomatic plants in Leon county </w:t>
      </w:r>
      <w:proofErr w:type="spellStart"/>
      <w:r w:rsidR="00F14E13">
        <w:t>andand</w:t>
      </w:r>
      <w:proofErr w:type="spellEnd"/>
      <w:r>
        <w:t xml:space="preserve"> observed with phase contrast microscopy. We encountered both </w:t>
      </w:r>
      <w:r w:rsidR="00130CAA">
        <w:t xml:space="preserve">an unidentified </w:t>
      </w:r>
      <w:commentRangeStart w:id="40"/>
      <w:commentRangeStart w:id="41"/>
      <w:proofErr w:type="spellStart"/>
      <w:r>
        <w:t>eriophyoid</w:t>
      </w:r>
      <w:proofErr w:type="spellEnd"/>
      <w:r>
        <w:t xml:space="preserve"> mite</w:t>
      </w:r>
      <w:r w:rsidR="00265B68">
        <w:t xml:space="preserve"> species</w:t>
      </w:r>
      <w:r>
        <w:t xml:space="preserve"> </w:t>
      </w:r>
      <w:commentRangeEnd w:id="40"/>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40"/>
      </w:r>
      <w:commentRangeEnd w:id="41"/>
      <w:r w:rsidR="00D95A78">
        <w:rPr>
          <w:rStyle w:val="CommentReference"/>
          <w:rFonts w:asciiTheme="minorHAnsi" w:hAnsiTheme="minorHAnsi"/>
        </w:rPr>
        <w:commentReference w:id="41"/>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proofErr w:type="spellStart"/>
      <w:r>
        <w:rPr>
          <w:i/>
          <w:iCs/>
        </w:rPr>
        <w:t>Brevipalpus</w:t>
      </w:r>
      <w:proofErr w:type="spellEnd"/>
      <w:r>
        <w:rPr>
          <w:i/>
          <w:iCs/>
        </w:rPr>
        <w:t xml:space="preserve"> </w:t>
      </w:r>
      <w:proofErr w:type="spellStart"/>
      <w:r>
        <w:rPr>
          <w:i/>
          <w:iCs/>
        </w:rPr>
        <w:t>californicus</w:t>
      </w:r>
      <w:proofErr w:type="spellEnd"/>
      <w:r>
        <w:t xml:space="preserve"> (Banks) </w:t>
      </w:r>
      <w:proofErr w:type="spellStart"/>
      <w:r>
        <w:t>sensu</w:t>
      </w:r>
      <w:proofErr w:type="spellEnd"/>
      <w:r>
        <w:t xml:space="preserve"> </w:t>
      </w:r>
      <w:proofErr w:type="spellStart"/>
      <w:r>
        <w:t>lato</w:t>
      </w:r>
      <w:proofErr w:type="spellEnd"/>
      <w:r>
        <w:t xml:space="preserve"> by the </w:t>
      </w:r>
      <w:r w:rsidR="004C750A">
        <w:t>first author and later confirmed by</w:t>
      </w:r>
      <w:r>
        <w:t xml:space="preserve"> FDACS via Differential Interference Contrast (DIC) microscopy. </w:t>
      </w:r>
      <w:proofErr w:type="spellStart"/>
      <w:r w:rsidR="003F38BF">
        <w:t>TT</w:t>
      </w:r>
      <w:r>
        <w:t>he</w:t>
      </w:r>
      <w:proofErr w:type="spellEnd"/>
      <w:r>
        <w:t xml:space="preserve"> </w:t>
      </w:r>
      <w:proofErr w:type="spellStart"/>
      <w:r>
        <w:rPr>
          <w:i/>
          <w:iCs/>
        </w:rPr>
        <w:t>Brevipalpus</w:t>
      </w:r>
      <w:proofErr w:type="spellEnd"/>
      <w:r>
        <w:t xml:space="preserve"> mite species complex is known to contain cryptic species (Childers and Rodrigues 2011) </w:t>
      </w:r>
      <w:commentRangeStart w:id="42"/>
      <w:commentRangeStart w:id="43"/>
      <w:commentRangeEnd w:id="42"/>
      <w:r w:rsidR="007C190D">
        <w:rPr>
          <w:rStyle w:val="CommentReference"/>
          <w:rFonts w:asciiTheme="minorHAnsi" w:hAnsiTheme="minorHAnsi"/>
        </w:rPr>
        <w:commentReference w:id="42"/>
      </w:r>
      <w:commentRangeEnd w:id="43"/>
      <w:r w:rsidR="0037680B">
        <w:rPr>
          <w:rStyle w:val="CommentReference"/>
          <w:rFonts w:asciiTheme="minorHAnsi" w:hAnsiTheme="minorHAnsi"/>
        </w:rPr>
        <w:commentReference w:id="43"/>
      </w:r>
      <w:r w:rsidR="00351548">
        <w:t xml:space="preserve">that require </w:t>
      </w:r>
      <w:r>
        <w:t xml:space="preserve">advanced microscopy techniques, such as </w:t>
      </w:r>
      <w:proofErr w:type="spellStart"/>
      <w:r w:rsidR="002A7C13">
        <w:t>cryo</w:t>
      </w:r>
      <w:proofErr w:type="spellEnd"/>
      <w:r>
        <w:t xml:space="preserve"> scanning electron microscopy (</w:t>
      </w:r>
      <w:r w:rsidR="00913DB9">
        <w:t>Cryo-SEM</w:t>
      </w:r>
      <w:r>
        <w:t xml:space="preserve">) </w:t>
      </w:r>
      <w:r w:rsidR="00351548">
        <w:t xml:space="preserve">for species identification </w:t>
      </w:r>
      <w:r>
        <w:t xml:space="preserve">(León and Nadler 2010, </w:t>
      </w:r>
      <w:proofErr w:type="spellStart"/>
      <w:r>
        <w:t>Skoracka</w:t>
      </w:r>
      <w:proofErr w:type="spellEnd"/>
      <w:r>
        <w:t xml:space="preserve"> et al. 2015</w:t>
      </w:r>
      <w:r w:rsidR="002A7C13">
        <w:t>, Beard et al. 2015</w:t>
      </w:r>
      <w:r>
        <w:t xml:space="preserve">). </w:t>
      </w:r>
      <w:proofErr w:type="spellStart"/>
      <w:r w:rsidR="0094277A">
        <w:t>AA</w:t>
      </w:r>
      <w:r>
        <w:t>dditional</w:t>
      </w:r>
      <w:proofErr w:type="spellEnd"/>
      <w:r>
        <w:t xml:space="preserve"> </w:t>
      </w:r>
      <w:r w:rsidR="0094277A">
        <w:t>mite</w:t>
      </w:r>
      <w:commentRangeStart w:id="44"/>
      <w:commentRangeStart w:id="45"/>
      <w:r>
        <w:t xml:space="preserve"> samples </w:t>
      </w:r>
      <w:commentRangeEnd w:id="44"/>
      <w:r w:rsidR="001D4AF8">
        <w:rPr>
          <w:rStyle w:val="CommentReference"/>
          <w:rFonts w:asciiTheme="minorHAnsi" w:hAnsiTheme="minorHAnsi"/>
        </w:rPr>
        <w:commentReference w:id="44"/>
      </w:r>
      <w:commentRangeEnd w:id="45"/>
      <w:r w:rsidR="007C2518">
        <w:rPr>
          <w:rStyle w:val="CommentReference"/>
          <w:rFonts w:asciiTheme="minorHAnsi" w:hAnsiTheme="minorHAnsi"/>
        </w:rPr>
        <w:commentReference w:id="45"/>
      </w:r>
      <w:r w:rsidR="003574D4">
        <w:t xml:space="preserve">from original OFV detection </w:t>
      </w:r>
      <w:r w:rsidR="00813F7B">
        <w:t xml:space="preserve">site </w:t>
      </w:r>
      <w:proofErr w:type="spellStart"/>
      <w:r w:rsidR="00813F7B">
        <w:t>werewere</w:t>
      </w:r>
      <w:r>
        <w:t>observe</w:t>
      </w:r>
      <w:r w:rsidR="00462FF1">
        <w:t>d</w:t>
      </w:r>
      <w:proofErr w:type="spellEnd"/>
      <w:r>
        <w:t xml:space="preserve"> with </w:t>
      </w:r>
      <w:commentRangeStart w:id="46"/>
      <w:r w:rsidR="003E5AE6">
        <w:t>Cryo</w:t>
      </w:r>
      <w:r>
        <w:t>-SEM</w:t>
      </w:r>
      <w:commentRangeEnd w:id="46"/>
      <w:r w:rsidR="004455E7">
        <w:rPr>
          <w:rStyle w:val="CommentReference"/>
          <w:rFonts w:asciiTheme="minorHAnsi" w:hAnsiTheme="minorHAnsi"/>
        </w:rPr>
        <w:commentReference w:id="46"/>
      </w:r>
      <w:r w:rsidR="00D405C8">
        <w:t>.</w:t>
      </w:r>
      <w:r w:rsidR="006036E0">
        <w:t xml:space="preserve"> </w:t>
      </w:r>
      <w:r w:rsidR="006036E0" w:rsidRPr="006036E0">
        <w:t>(Fig. 2)</w:t>
      </w:r>
      <w:r w:rsidR="00D405C8">
        <w:t>. The determinations</w:t>
      </w:r>
      <w:r>
        <w:t xml:space="preserve"> agreed with both prior identifications of </w:t>
      </w:r>
      <w:r>
        <w:rPr>
          <w:i/>
          <w:iCs/>
        </w:rPr>
        <w:t xml:space="preserve">B. </w:t>
      </w:r>
      <w:proofErr w:type="spellStart"/>
      <w:r>
        <w:rPr>
          <w:i/>
          <w:iCs/>
        </w:rPr>
        <w:t>californicus</w:t>
      </w:r>
      <w:proofErr w:type="spellEnd"/>
      <w:r>
        <w:t xml:space="preserve"> </w:t>
      </w:r>
      <w:proofErr w:type="spellStart"/>
      <w:r w:rsidR="006C2092">
        <w:t>s.l.</w:t>
      </w:r>
      <w:proofErr w:type="spellEnd"/>
      <w:r w:rsidR="006C2092">
        <w:t xml:space="preserve"> but</w:t>
      </w:r>
      <w:r w:rsidR="00014ADC">
        <w:t xml:space="preserve"> revealed the presence of two other species </w:t>
      </w:r>
      <w:r w:rsidR="00014ADC" w:rsidRPr="00BF46A9">
        <w:rPr>
          <w:i/>
          <w:iCs/>
        </w:rPr>
        <w:t xml:space="preserve">B. </w:t>
      </w:r>
      <w:proofErr w:type="spellStart"/>
      <w:r w:rsidR="00014ADC" w:rsidRPr="00BF46A9">
        <w:rPr>
          <w:i/>
          <w:iCs/>
        </w:rPr>
        <w:t>obovatus</w:t>
      </w:r>
      <w:proofErr w:type="spellEnd"/>
      <w:r w:rsidR="00014ADC" w:rsidRPr="00BF46A9">
        <w:rPr>
          <w:i/>
          <w:iCs/>
        </w:rPr>
        <w:t xml:space="preserve"> </w:t>
      </w:r>
      <w:r w:rsidR="00014ADC" w:rsidRPr="00014ADC">
        <w:t xml:space="preserve">and </w:t>
      </w:r>
      <w:r w:rsidR="00014ADC" w:rsidRPr="00BF46A9">
        <w:rPr>
          <w:i/>
          <w:iCs/>
        </w:rPr>
        <w:t xml:space="preserve">B. </w:t>
      </w:r>
      <w:r w:rsidR="008B7E7D">
        <w:rPr>
          <w:i/>
          <w:iCs/>
        </w:rPr>
        <w:t xml:space="preserve">confuses </w:t>
      </w:r>
      <w:commentRangeStart w:id="47"/>
      <w:r w:rsidR="008B7E7D" w:rsidRPr="008B7E7D">
        <w:t xml:space="preserve">(Fig. </w:t>
      </w:r>
      <w:r w:rsidR="008B7E7D">
        <w:t>3</w:t>
      </w:r>
      <w:r w:rsidR="008B7E7D" w:rsidRPr="008B7E7D">
        <w:t>)</w:t>
      </w:r>
      <w:commentRangeEnd w:id="47"/>
      <w:r w:rsidR="008B7E7D">
        <w:rPr>
          <w:rStyle w:val="CommentReference"/>
          <w:rFonts w:asciiTheme="minorHAnsi" w:hAnsiTheme="minorHAnsi"/>
        </w:rPr>
        <w:commentReference w:id="47"/>
      </w:r>
      <w:r w:rsidR="00014ADC">
        <w:rPr>
          <w:i/>
          <w:iCs/>
        </w:rPr>
        <w:t>.</w:t>
      </w:r>
      <w:r>
        <w:t xml:space="preserve"> </w:t>
      </w:r>
    </w:p>
    <w:p w14:paraId="16B1795C" w14:textId="73347EC1" w:rsidR="004F205A" w:rsidRDefault="00FD0485">
      <w:pPr>
        <w:pStyle w:val="BodyText"/>
      </w:pPr>
      <w:r w:rsidRPr="00FD0485">
        <w:t>The first report of OFV in the United State</w:t>
      </w:r>
      <w:r w:rsidR="00162049">
        <w:t>s</w:t>
      </w:r>
      <w:r w:rsidRPr="00FD0485">
        <w:t xml:space="preserve"> is thought to be</w:t>
      </w:r>
      <w:r>
        <w:t xml:space="preserve"> </w:t>
      </w:r>
      <w:r w:rsidR="00A667EB">
        <w:t xml:space="preserve">Ko et al. (1985), </w:t>
      </w:r>
      <w:r w:rsidR="00B90167" w:rsidRPr="00B90167">
        <w:t xml:space="preserve">who describes nuclear inclusions caused by an undescribed bacilliform rhabdovirus in </w:t>
      </w:r>
      <w:proofErr w:type="spellStart"/>
      <w:r w:rsidR="00B90167" w:rsidRPr="00B90167">
        <w:rPr>
          <w:i/>
          <w:iCs/>
        </w:rPr>
        <w:t>Brassia</w:t>
      </w:r>
      <w:proofErr w:type="spellEnd"/>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made no mention of mites or further investigations of this virus. The first certain report of OFV</w:t>
      </w:r>
      <w:r w:rsidR="004D0D41">
        <w:t xml:space="preserve"> was </w:t>
      </w:r>
      <w:r w:rsidR="001C4161">
        <w:t>from</w:t>
      </w:r>
      <w:r w:rsidR="004D0D41">
        <w:t xml:space="preserve"> Hawaii in 2001</w:t>
      </w:r>
      <w:r w:rsidR="00E148A8">
        <w:t xml:space="preserve"> (</w:t>
      </w:r>
      <w:r w:rsidR="00E148A8" w:rsidRPr="00E148A8">
        <w:rPr>
          <w:b/>
          <w:bCs/>
        </w:rPr>
        <w:t>citation?</w:t>
      </w:r>
      <w:r w:rsidR="00E148A8">
        <w:t>)</w:t>
      </w:r>
      <w:r w:rsidR="00DF5C21">
        <w:t>, while the first report from the</w:t>
      </w:r>
      <w:r w:rsidR="00A667EB">
        <w:t xml:space="preserve"> </w:t>
      </w:r>
      <w:r w:rsidR="004D0D41">
        <w:t>continental</w:t>
      </w:r>
      <w:r w:rsidR="00A667EB">
        <w:t xml:space="preserve"> US </w:t>
      </w:r>
      <w:r w:rsidR="00DF5C21">
        <w:t xml:space="preserve">was </w:t>
      </w:r>
      <w:r w:rsidR="00601412">
        <w:t>by</w:t>
      </w:r>
      <w:commentRangeStart w:id="48"/>
      <w:commentRangeStart w:id="49"/>
      <w:r w:rsidR="004D0D41">
        <w:t xml:space="preserve"> </w:t>
      </w:r>
      <w:proofErr w:type="spellStart"/>
      <w:r w:rsidR="004D0D41">
        <w:t>Bratsch</w:t>
      </w:r>
      <w:proofErr w:type="spellEnd"/>
      <w:r w:rsidR="004D0D41">
        <w:t xml:space="preserve"> et al. </w:t>
      </w:r>
      <w:r w:rsidR="00601412">
        <w:t>(</w:t>
      </w:r>
      <w:r w:rsidR="00A667EB">
        <w:t>2015)</w:t>
      </w:r>
      <w:r w:rsidR="004D0D41">
        <w:t xml:space="preserve">. </w:t>
      </w:r>
      <w:r w:rsidR="005D539D">
        <w:t xml:space="preserve">In that </w:t>
      </w:r>
      <w:r w:rsidR="0028268C">
        <w:t>publication</w:t>
      </w:r>
      <w:r w:rsidR="005D539D">
        <w:t>, t</w:t>
      </w:r>
      <w:r w:rsidR="004D0D41">
        <w:t>he authors</w:t>
      </w:r>
      <w:commentRangeEnd w:id="48"/>
      <w:r w:rsidR="00405ACE">
        <w:rPr>
          <w:rStyle w:val="CommentReference"/>
          <w:rFonts w:asciiTheme="minorHAnsi" w:hAnsiTheme="minorHAnsi"/>
        </w:rPr>
        <w:commentReference w:id="48"/>
      </w:r>
      <w:commentRangeEnd w:id="49"/>
      <w:r w:rsidR="00D46C67">
        <w:rPr>
          <w:rStyle w:val="CommentReference"/>
          <w:rFonts w:asciiTheme="minorHAnsi" w:hAnsiTheme="minorHAnsi"/>
        </w:rPr>
        <w:commentReference w:id="49"/>
      </w:r>
      <w:r w:rsidR="000D62E0">
        <w:t xml:space="preserve"> </w:t>
      </w:r>
      <w:r w:rsidR="00A667EB">
        <w:t>confirm</w:t>
      </w:r>
      <w:r w:rsidR="000D62E0">
        <w:t>ed</w:t>
      </w:r>
      <w:r w:rsidR="00A667EB">
        <w:t xml:space="preserve">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proofErr w:type="spellStart"/>
      <w:r w:rsidR="00A667EB">
        <w:rPr>
          <w:i/>
          <w:iCs/>
        </w:rPr>
        <w:t>Brevipalpus</w:t>
      </w:r>
      <w:proofErr w:type="spellEnd"/>
      <w:r w:rsidR="00A667EB">
        <w:t xml:space="preserve"> mites</w:t>
      </w:r>
      <w:r w:rsidR="006E3806">
        <w:t xml:space="preserve"> (</w:t>
      </w:r>
      <w:proofErr w:type="spellStart"/>
      <w:r w:rsidR="006E3806">
        <w:t>Bratsch</w:t>
      </w:r>
      <w:proofErr w:type="spellEnd"/>
      <w:r w:rsidR="006E3806">
        <w:t xml:space="preserve"> et al. 2015)</w:t>
      </w:r>
      <w:r w:rsidR="00A667EB">
        <w:t xml:space="preserve">.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6270F0">
        <w:t xml:space="preserve">vector </w:t>
      </w:r>
      <w:r w:rsidR="00D32C6D">
        <w:t xml:space="preserve">was </w:t>
      </w:r>
      <w:r w:rsidR="006270F0">
        <w:t>within the</w:t>
      </w:r>
      <w:r w:rsidR="00B60150">
        <w:t xml:space="preserve"> </w:t>
      </w:r>
      <w:r w:rsidR="00A667EB">
        <w:rPr>
          <w:i/>
          <w:iCs/>
        </w:rPr>
        <w:t xml:space="preserve">B. </w:t>
      </w:r>
      <w:proofErr w:type="spellStart"/>
      <w:r w:rsidR="00A667EB">
        <w:rPr>
          <w:i/>
          <w:iCs/>
        </w:rPr>
        <w:t>californicus</w:t>
      </w:r>
      <w:proofErr w:type="spellEnd"/>
      <w:r w:rsidR="00A667EB">
        <w:t xml:space="preserve"> </w:t>
      </w:r>
      <w:r w:rsidR="001F56E4">
        <w:t>group</w:t>
      </w:r>
      <w:r w:rsidR="006270F0">
        <w:t>,</w:t>
      </w:r>
      <w:r w:rsidR="00A667EB">
        <w:t xml:space="preserve"> </w:t>
      </w:r>
      <w:r w:rsidR="00160BEB">
        <w:t>referred by Kondo et al. (2003)</w:t>
      </w:r>
      <w:r w:rsidR="00A667EB">
        <w:t>.</w:t>
      </w:r>
    </w:p>
    <w:p w14:paraId="16B1795D" w14:textId="7C203C02" w:rsidR="004F205A" w:rsidRDefault="00A667EB">
      <w:pPr>
        <w:pStyle w:val="BodyText"/>
      </w:pPr>
      <w:r>
        <w:t xml:space="preserve">OFV has been reported in other </w:t>
      </w:r>
      <w:proofErr w:type="spellStart"/>
      <w:r w:rsidR="00211021" w:rsidRPr="00211021">
        <w:t>Nolinoidaea</w:t>
      </w:r>
      <w:proofErr w:type="spellEnd"/>
      <w:r>
        <w:t xml:space="preserve"> in Australia (Mei et al. 2016, </w:t>
      </w:r>
      <w:proofErr w:type="spellStart"/>
      <w:r>
        <w:t>Dietzgen</w:t>
      </w:r>
      <w:proofErr w:type="spellEnd"/>
      <w:r>
        <w:t xml:space="preserve"> et al. 2018), including </w:t>
      </w:r>
      <w:r>
        <w:rPr>
          <w:i/>
          <w:iCs/>
        </w:rPr>
        <w:t>Liriope spicata</w:t>
      </w:r>
      <w:r>
        <w:t xml:space="preserve"> (</w:t>
      </w:r>
      <w:proofErr w:type="spellStart"/>
      <w:r>
        <w:t>Thunb</w:t>
      </w:r>
      <w:proofErr w:type="spellEnd"/>
      <w:r>
        <w:t xml:space="preserve">.) </w:t>
      </w:r>
      <w:proofErr w:type="spellStart"/>
      <w:r>
        <w:t>Lour</w:t>
      </w:r>
      <w:proofErr w:type="spellEnd"/>
      <w:r>
        <w:t xml:space="preserve">.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w:t>
      </w:r>
      <w:proofErr w:type="spellStart"/>
      <w:r w:rsidR="00BB7630">
        <w:rPr>
          <w:i/>
          <w:iCs/>
        </w:rPr>
        <w:t>muscari</w:t>
      </w:r>
      <w:proofErr w:type="spellEnd"/>
      <w:r w:rsidR="00BB7630">
        <w:rPr>
          <w:i/>
          <w:iCs/>
        </w:rPr>
        <w:t xml:space="preserve"> </w:t>
      </w:r>
      <w:r w:rsidR="00BB7630" w:rsidRPr="00BB7630">
        <w:t>or</w:t>
      </w:r>
      <w:r w:rsidR="00BB7630">
        <w:rPr>
          <w:i/>
          <w:iCs/>
        </w:rPr>
        <w:t xml:space="preserve"> Liriope gigantea</w:t>
      </w:r>
      <w:r w:rsidR="008B720D">
        <w:rPr>
          <w:i/>
          <w:iCs/>
        </w:rPr>
        <w:t>.</w:t>
      </w:r>
      <w:r>
        <w:t xml:space="preserve"> </w:t>
      </w:r>
      <w:r w:rsidR="008A51BA">
        <w:t>W</w:t>
      </w:r>
      <w:r>
        <w:t xml:space="preserve">e are not aware of any </w:t>
      </w:r>
      <w:r w:rsidR="008A51BA">
        <w:t xml:space="preserve">previous </w:t>
      </w:r>
      <w:commentRangeStart w:id="50"/>
      <w:commentRangeStart w:id="51"/>
      <w:r>
        <w:t xml:space="preserve">report </w:t>
      </w:r>
      <w:r w:rsidR="008A51BA">
        <w:t>of</w:t>
      </w:r>
      <w:r>
        <w:t xml:space="preserve"> OFV infection in </w:t>
      </w:r>
      <w:r>
        <w:rPr>
          <w:i/>
          <w:iCs/>
        </w:rPr>
        <w:t>Ophiopogon</w:t>
      </w:r>
      <w:r>
        <w:t xml:space="preserve"> pl</w:t>
      </w:r>
      <w:commentRangeStart w:id="52"/>
      <w:commentRangeStart w:id="53"/>
      <w:r>
        <w:t>ants</w:t>
      </w:r>
      <w:commentRangeEnd w:id="50"/>
      <w:r w:rsidR="00CF65DC">
        <w:rPr>
          <w:rStyle w:val="CommentReference"/>
          <w:rFonts w:asciiTheme="minorHAnsi" w:hAnsiTheme="minorHAnsi"/>
        </w:rPr>
        <w:commentReference w:id="50"/>
      </w:r>
      <w:commentRangeEnd w:id="51"/>
      <w:r w:rsidR="00255BAF">
        <w:rPr>
          <w:rStyle w:val="CommentReference"/>
          <w:rFonts w:asciiTheme="minorHAnsi" w:hAnsiTheme="minorHAnsi"/>
        </w:rPr>
        <w:commentReference w:id="51"/>
      </w:r>
      <w:commentRangeEnd w:id="52"/>
      <w:r w:rsidR="00B37E9B">
        <w:rPr>
          <w:rStyle w:val="CommentReference"/>
          <w:rFonts w:asciiTheme="minorHAnsi" w:hAnsiTheme="minorHAnsi"/>
        </w:rPr>
        <w:commentReference w:id="52"/>
      </w:r>
      <w:commentRangeEnd w:id="53"/>
      <w:r w:rsidR="006936D6">
        <w:rPr>
          <w:rStyle w:val="CommentReference"/>
          <w:rFonts w:asciiTheme="minorHAnsi" w:hAnsiTheme="minorHAnsi"/>
        </w:rPr>
        <w:commentReference w:id="53"/>
      </w:r>
      <w:r>
        <w:t xml:space="preserve">. </w:t>
      </w:r>
      <w:r w:rsidR="009235E8" w:rsidRPr="009235E8">
        <w:t xml:space="preserve">Unfortunately, the </w:t>
      </w:r>
      <w:proofErr w:type="spellStart"/>
      <w:r w:rsidR="009235E8" w:rsidRPr="009235E8">
        <w:t>Ophiopogonae</w:t>
      </w:r>
      <w:proofErr w:type="spellEnd"/>
      <w:r w:rsidR="009235E8" w:rsidRPr="009235E8">
        <w:t xml:space="preserv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w:t>
      </w:r>
      <w:r w:rsidR="00B60150">
        <w:t xml:space="preserve">available </w:t>
      </w:r>
      <w:r w:rsidR="009235E8" w:rsidRPr="009235E8">
        <w:t xml:space="preserve">for their classification </w:t>
      </w:r>
      <w:r>
        <w:t>(</w:t>
      </w:r>
      <w:proofErr w:type="spellStart"/>
      <w:r>
        <w:t>Fantz</w:t>
      </w:r>
      <w:proofErr w:type="spellEnd"/>
      <w:r>
        <w:t xml:space="preserve"> 2008a). Furthermore, the horticultural industry has created a diverse array of cultivars of these plants, which are often mislabeled (</w:t>
      </w:r>
      <w:proofErr w:type="spellStart"/>
      <w:r>
        <w:t>Fantz</w:t>
      </w:r>
      <w:proofErr w:type="spellEnd"/>
      <w:r>
        <w:t xml:space="preserve">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54"/>
      <w:commentRangeStart w:id="55"/>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 xml:space="preserve">B. </w:t>
      </w:r>
      <w:proofErr w:type="spellStart"/>
      <w:r>
        <w:rPr>
          <w:i/>
          <w:iCs/>
        </w:rPr>
        <w:t>californicus</w:t>
      </w:r>
      <w:proofErr w:type="spellEnd"/>
      <w:r>
        <w:t xml:space="preserve"> with </w:t>
      </w:r>
      <w:r>
        <w:rPr>
          <w:i/>
          <w:iCs/>
        </w:rPr>
        <w:t>A. elatior</w:t>
      </w:r>
      <w:r>
        <w:t xml:space="preserve"> they make no mention of OFV symptoms in this plant.</w:t>
      </w:r>
      <w:commentRangeEnd w:id="54"/>
      <w:r w:rsidR="00537A60">
        <w:rPr>
          <w:rStyle w:val="CommentReference"/>
          <w:rFonts w:asciiTheme="minorHAnsi" w:hAnsiTheme="minorHAnsi"/>
        </w:rPr>
        <w:commentReference w:id="54"/>
      </w:r>
      <w:commentRangeEnd w:id="55"/>
      <w:r w:rsidR="00641123">
        <w:rPr>
          <w:rStyle w:val="CommentReference"/>
          <w:rFonts w:asciiTheme="minorHAnsi" w:hAnsiTheme="minorHAnsi"/>
        </w:rPr>
        <w:commentReference w:id="55"/>
      </w:r>
    </w:p>
    <w:p w14:paraId="16B17963" w14:textId="77777777" w:rsidR="004F205A" w:rsidRDefault="00A667EB">
      <w:pPr>
        <w:pStyle w:val="Heading3"/>
      </w:pPr>
      <w:bookmarkStart w:id="56" w:name="conclusion"/>
      <w:bookmarkEnd w:id="16"/>
      <w:r>
        <w:t>Conclusion</w:t>
      </w:r>
    </w:p>
    <w:p w14:paraId="16B17964" w14:textId="448668F3" w:rsidR="004F205A" w:rsidRDefault="004930E6" w:rsidP="00ED3479">
      <w:pPr>
        <w:pStyle w:val="FirstParagraph"/>
      </w:pPr>
      <w:r w:rsidRPr="002546AF">
        <w:t xml:space="preserve">The </w:t>
      </w:r>
      <w:proofErr w:type="spellStart"/>
      <w:r w:rsidRPr="002546AF">
        <w:t>dichorhavirus</w:t>
      </w:r>
      <w:proofErr w:type="spellEnd"/>
      <w:r w:rsidRPr="002546AF">
        <w:t xml:space="preserve">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w:t>
      </w:r>
      <w:r w:rsidR="004D0D41">
        <w:t>The two</w:t>
      </w:r>
      <w:r w:rsidRPr="002546AF">
        <w:t xml:space="preserve"> orchid strains of OFV </w:t>
      </w:r>
      <w:r w:rsidR="004D0D41">
        <w:t>also</w:t>
      </w:r>
      <w:r w:rsidRPr="002546AF">
        <w:t xml:space="preserve"> infects citrus</w:t>
      </w:r>
      <w:r w:rsidR="004D0D41">
        <w:t>,</w:t>
      </w:r>
      <w:r w:rsidRPr="002546AF">
        <w:t xml:space="preserve"> but</w:t>
      </w:r>
      <w:r w:rsidRPr="002546AF">
        <w:rPr>
          <w:noProof/>
        </w:rPr>
        <w:t xml:space="preserve"> none of the citrus strain</w:t>
      </w:r>
      <w:r w:rsidR="00976071">
        <w:rPr>
          <w:noProof/>
        </w:rPr>
        <w:t>s</w:t>
      </w:r>
      <w:r w:rsidRPr="002546AF">
        <w:rPr>
          <w:noProof/>
        </w:rPr>
        <w:t xml:space="preserve"> have been reported from any orchid species</w:t>
      </w:r>
      <w:r w:rsidRPr="002546AF">
        <w:t xml:space="preserve">. </w:t>
      </w:r>
      <w:r w:rsidR="00A667EB" w:rsidRPr="00F72054">
        <w:t xml:space="preserve">Detecting OFV in Florida represents a concern for </w:t>
      </w:r>
      <w:bookmarkStart w:id="57" w:name="_Hlk66795956"/>
      <w:r w:rsidR="00CF65DC" w:rsidRPr="00F72054">
        <w:t>horticulturists</w:t>
      </w:r>
      <w:bookmarkEnd w:id="57"/>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proofErr w:type="spellStart"/>
      <w:r w:rsidR="00636F59" w:rsidRPr="00F72054">
        <w:t>Asparagaceae</w:t>
      </w:r>
      <w:proofErr w:type="spellEnd"/>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proofErr w:type="spellStart"/>
      <w:r w:rsidR="00A667EB" w:rsidRPr="00F72054">
        <w:rPr>
          <w:i/>
        </w:rPr>
        <w:t>Dendrophylax</w:t>
      </w:r>
      <w:proofErr w:type="spellEnd"/>
      <w:r w:rsidR="00A667EB" w:rsidRPr="00F72054">
        <w:rPr>
          <w:i/>
        </w:rPr>
        <w:t xml:space="preserve"> </w:t>
      </w:r>
      <w:proofErr w:type="spellStart"/>
      <w:r w:rsidR="00A667EB" w:rsidRPr="00F72054">
        <w:rPr>
          <w:i/>
        </w:rPr>
        <w:t>lindenii</w:t>
      </w:r>
      <w:proofErr w:type="spellEnd"/>
      <w:r w:rsidR="00A667EB" w:rsidRPr="00F72054">
        <w:t xml:space="preserve"> (</w:t>
      </w:r>
      <w:proofErr w:type="spellStart"/>
      <w:r w:rsidR="00A667EB" w:rsidRPr="00F72054">
        <w:t>Lindl</w:t>
      </w:r>
      <w:proofErr w:type="spellEnd"/>
      <w:r w:rsidR="00A667EB" w:rsidRPr="00F72054">
        <w:t xml:space="preserve">.) </w:t>
      </w:r>
      <w:proofErr w:type="spellStart"/>
      <w:r w:rsidR="00A667EB" w:rsidRPr="00F72054">
        <w:t>Benth</w:t>
      </w:r>
      <w:proofErr w:type="spellEnd"/>
      <w:r w:rsidRPr="002546AF">
        <w:t>]</w:t>
      </w:r>
      <w:r w:rsidR="00A667EB" w:rsidRPr="002546AF">
        <w:t>.</w:t>
      </w:r>
      <w:r w:rsidR="00A667EB" w:rsidRPr="00F72054">
        <w:t xml:space="preserve"> ex Rolfe. </w:t>
      </w:r>
      <w:proofErr w:type="spellStart"/>
      <w:r w:rsidR="00DD3900">
        <w:rPr>
          <w:rFonts w:cstheme="minorHAnsi"/>
        </w:rPr>
        <w:t>CitrusCitrus</w:t>
      </w:r>
      <w:proofErr w:type="spellEnd"/>
      <w:r w:rsidR="002546AF" w:rsidRPr="002546AF">
        <w:rPr>
          <w:rFonts w:cstheme="minorHAnsi"/>
        </w:rPr>
        <w:t xml:space="preserve"> leprosis </w:t>
      </w:r>
      <w:r w:rsidR="00DD3900">
        <w:rPr>
          <w:rFonts w:cstheme="minorHAnsi"/>
        </w:rPr>
        <w:t xml:space="preserve">was present </w:t>
      </w:r>
      <w:r w:rsidR="002546AF" w:rsidRPr="002546AF">
        <w:rPr>
          <w:rFonts w:cstheme="minorHAnsi"/>
        </w:rPr>
        <w:t xml:space="preserve">in Florida </w:t>
      </w:r>
      <w:r w:rsidR="00685EF3">
        <w:rPr>
          <w:rFonts w:cstheme="minorHAnsi"/>
        </w:rPr>
        <w:t>during the</w:t>
      </w:r>
      <w:r w:rsidR="002546AF" w:rsidRPr="002546AF">
        <w:rPr>
          <w:rFonts w:cstheme="minorHAnsi"/>
        </w:rPr>
        <w:t xml:space="preserve"> 1860’s and eradicated in the mid-1960s. </w:t>
      </w:r>
      <w:r w:rsidR="002546AF" w:rsidRPr="003A5291">
        <w:t xml:space="preserve">In fact, Kitajima et al. (2011) found that the </w:t>
      </w:r>
      <w:r w:rsidR="002546AF" w:rsidRPr="00AC585E">
        <w:t>Citrus Leprosis virus (</w:t>
      </w:r>
      <w:proofErr w:type="spellStart"/>
      <w:r w:rsidR="002546AF" w:rsidRPr="00AC585E">
        <w:t>CiLV</w:t>
      </w:r>
      <w:proofErr w:type="spellEnd"/>
      <w:r w:rsidR="002546AF" w:rsidRPr="00AC585E">
        <w:t xml:space="preserve">) which previously affected Florida citrus was a nuclear type of citrus leprosis closely related to OFV strains (Roy et al. 2013). </w:t>
      </w:r>
      <w:r w:rsidR="002546AF" w:rsidRPr="002546AF">
        <w:rPr>
          <w:rFonts w:cstheme="minorHAnsi"/>
        </w:rPr>
        <w:t xml:space="preserve">Association of a distant relative of OFV </w:t>
      </w:r>
      <w:r w:rsidR="000A7B5F">
        <w:rPr>
          <w:rFonts w:cstheme="minorHAnsi"/>
        </w:rPr>
        <w:t>named</w:t>
      </w:r>
      <w:r w:rsidR="002546AF" w:rsidRPr="002546AF">
        <w:rPr>
          <w:rFonts w:cstheme="minorHAnsi"/>
        </w:rPr>
        <w:t xml:space="preserve"> Citrus leprosis </w:t>
      </w:r>
      <w:proofErr w:type="spellStart"/>
      <w:r w:rsidR="002546AF" w:rsidRPr="002546AF">
        <w:rPr>
          <w:rFonts w:cstheme="minorHAnsi"/>
        </w:rPr>
        <w:t>dichorhavirus</w:t>
      </w:r>
      <w:proofErr w:type="spellEnd"/>
      <w:r w:rsidR="002546AF" w:rsidRPr="002546AF">
        <w:rPr>
          <w:rFonts w:cstheme="minorHAnsi"/>
        </w:rPr>
        <w:t xml:space="preserve">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 xml:space="preserve">C. </w:t>
      </w:r>
      <w:proofErr w:type="spellStart"/>
      <w:r w:rsidR="002546AF" w:rsidRPr="002546AF">
        <w:rPr>
          <w:i/>
          <w:iCs/>
        </w:rPr>
        <w:t>jambhiri</w:t>
      </w:r>
      <w:proofErr w:type="spellEnd"/>
      <w:r w:rsidR="002546AF" w:rsidRPr="002546AF">
        <w:t xml:space="preserve"> (rough lemon)</w:t>
      </w:r>
      <w:r w:rsidR="004D0D41">
        <w:t xml:space="preserve"> associated with leprosis-like symptoms</w:t>
      </w:r>
      <w:r w:rsidR="002546AF" w:rsidRPr="002546AF">
        <w:t xml:space="preserve"> </w:t>
      </w:r>
      <w:r w:rsidR="002546AF" w:rsidRPr="0033466C">
        <w:t>highlights the threat of different strains of OFV</w:t>
      </w:r>
      <w:r w:rsidR="004D0D41">
        <w:t xml:space="preserve"> on citrus</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commentRangeStart w:id="58"/>
      <w:commentRangeEnd w:id="58"/>
      <w:r w:rsidR="00DD64A3">
        <w:rPr>
          <w:rStyle w:val="CommentReference"/>
          <w:rFonts w:asciiTheme="minorHAnsi" w:hAnsiTheme="minorHAnsi"/>
        </w:rPr>
        <w:commentReference w:id="58"/>
      </w:r>
      <w:r w:rsidR="00E147AB" w:rsidRPr="00E147AB">
        <w:t>Another unsettling association</w:t>
      </w:r>
      <w:r w:rsidR="00A6683E">
        <w:t xml:space="preserve"> between </w:t>
      </w:r>
      <w:r w:rsidR="00A6683E" w:rsidRPr="00472902">
        <w:rPr>
          <w:i/>
          <w:iCs/>
        </w:rPr>
        <w:t>citrus</w:t>
      </w:r>
      <w:r w:rsidR="00A6683E">
        <w:t xml:space="preserve"> and OFV</w:t>
      </w:r>
      <w:r w:rsidR="00E147AB" w:rsidRPr="00E147AB">
        <w:t xml:space="preserve"> is the similarity of Mexican </w:t>
      </w:r>
      <w:proofErr w:type="spellStart"/>
      <w:r w:rsidR="00E147AB" w:rsidRPr="00E147AB">
        <w:t>CiLV</w:t>
      </w:r>
      <w:proofErr w:type="spellEnd"/>
      <w:r w:rsidR="00E147AB" w:rsidRPr="00E147AB">
        <w:t xml:space="preserve">-N to OFV, with a genome organization identical to OFV and high phylogenetic similarity as </w:t>
      </w:r>
      <w:r w:rsidR="00314BD1" w:rsidRPr="00E147AB">
        <w:t xml:space="preserve">well </w:t>
      </w:r>
      <w:r w:rsidR="00314BD1">
        <w:t>(</w:t>
      </w:r>
      <w:r w:rsidR="002546AF" w:rsidRPr="003A5291">
        <w:t>Roy et al. 2015</w:t>
      </w:r>
      <w:r w:rsidR="00314BD1">
        <w:t>)</w:t>
      </w:r>
      <w:r w:rsidR="002546AF" w:rsidRPr="003A5291">
        <w:t xml:space="preserve">. </w:t>
      </w:r>
      <w:r w:rsidR="00A667EB" w:rsidRPr="00F72054">
        <w:rPr>
          <w:i/>
        </w:rPr>
        <w:t xml:space="preserve">B. </w:t>
      </w:r>
      <w:proofErr w:type="spellStart"/>
      <w:r w:rsidR="00A667EB" w:rsidRPr="00F72054">
        <w:rPr>
          <w:i/>
        </w:rPr>
        <w:t>californicus</w:t>
      </w:r>
      <w:proofErr w:type="spellEnd"/>
      <w:r w:rsidR="00A667EB" w:rsidRPr="00F72054">
        <w:t xml:space="preserve"> and </w:t>
      </w:r>
      <w:r w:rsidR="00A667EB" w:rsidRPr="00F72054">
        <w:rPr>
          <w:i/>
        </w:rPr>
        <w:t xml:space="preserve">B. </w:t>
      </w:r>
      <w:proofErr w:type="spellStart"/>
      <w:r w:rsidR="00A667EB" w:rsidRPr="00F72054">
        <w:rPr>
          <w:i/>
        </w:rPr>
        <w:t>yothersi</w:t>
      </w:r>
      <w:proofErr w:type="spellEnd"/>
      <w:r w:rsidR="00A667EB" w:rsidRPr="00F72054">
        <w:t xml:space="preserve"> are both known vectors of </w:t>
      </w:r>
      <w:proofErr w:type="spellStart"/>
      <w:r w:rsidR="00A667EB" w:rsidRPr="00F72054">
        <w:t>Dichorhaviruses</w:t>
      </w:r>
      <w:proofErr w:type="spellEnd"/>
      <w:r w:rsidR="00A667EB" w:rsidRPr="00F72054">
        <w:t xml:space="preserve"> (OFV) and </w:t>
      </w:r>
      <w:proofErr w:type="spellStart"/>
      <w:r w:rsidR="00A667EB" w:rsidRPr="00F72054">
        <w:t>Cileviruses</w:t>
      </w:r>
      <w:proofErr w:type="spellEnd"/>
      <w:r w:rsidR="00A667EB" w:rsidRPr="00F72054">
        <w:t xml:space="preserve"> (Citrus Leprosis) (Knorr 1968, Kondo et al. 2003, Beltran-Beltran et al. 2020) and </w:t>
      </w:r>
      <w:r w:rsidR="00A667EB" w:rsidRPr="00F72054">
        <w:rPr>
          <w:i/>
        </w:rPr>
        <w:t xml:space="preserve">B. </w:t>
      </w:r>
      <w:proofErr w:type="spellStart"/>
      <w:r w:rsidR="00A667EB" w:rsidRPr="00F72054">
        <w:rPr>
          <w:i/>
        </w:rPr>
        <w:t>obovatus</w:t>
      </w:r>
      <w:proofErr w:type="spellEnd"/>
      <w:r w:rsidR="00A667EB" w:rsidRPr="00F72054">
        <w:t xml:space="preserve"> is a suspected vector as well (Childers et al. 2003). All three mite species/complexes are present in Florida (Childers et al. 2003, </w:t>
      </w:r>
      <w:proofErr w:type="spellStart"/>
      <w:r w:rsidR="00A667EB" w:rsidRPr="00F72054">
        <w:t>Akyazi</w:t>
      </w:r>
      <w:proofErr w:type="spellEnd"/>
      <w:r w:rsidR="00A667EB" w:rsidRPr="00F72054">
        <w:t xml:space="preserve">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59" w:name="acknowledgements"/>
      <w:bookmarkEnd w:id="56"/>
      <w:r>
        <w:t>Acknowledgements</w:t>
      </w:r>
    </w:p>
    <w:p w14:paraId="16B17966" w14:textId="3735EECF" w:rsidR="004F205A" w:rsidRPr="004D0D41" w:rsidRDefault="00A667EB">
      <w:pPr>
        <w:pStyle w:val="FirstParagraph"/>
        <w:rPr>
          <w:rFonts w:ascii="Times New Roman" w:hAnsi="Times New Roman"/>
          <w:rPrChange w:id="60" w:author="Martini,Xavier" w:date="2021-03-29T15:34:00Z">
            <w:rPr/>
          </w:rPrChange>
        </w:rPr>
      </w:pPr>
      <w:r w:rsidRPr="004D0D41">
        <w:rPr>
          <w:rFonts w:ascii="Times New Roman" w:hAnsi="Times New Roman"/>
          <w:rPrChange w:id="61" w:author="Martini,Xavier" w:date="2021-03-29T15:34:00Z">
            <w:rPr/>
          </w:rPrChange>
        </w:rPr>
        <w:t xml:space="preserve">We would like to give a special thanks to the Tallahassee Museum for their patience, </w:t>
      </w:r>
      <w:r w:rsidR="009E698F" w:rsidRPr="004D0D41">
        <w:rPr>
          <w:rFonts w:ascii="Times New Roman" w:hAnsi="Times New Roman"/>
          <w:rPrChange w:id="62" w:author="Martini,Xavier" w:date="2021-03-29T15:34:00Z">
            <w:rPr/>
          </w:rPrChange>
        </w:rPr>
        <w:t>cooperation,</w:t>
      </w:r>
      <w:r w:rsidRPr="004D0D41">
        <w:rPr>
          <w:rFonts w:ascii="Times New Roman" w:hAnsi="Times New Roman"/>
          <w:rPrChange w:id="63" w:author="Martini,Xavier" w:date="2021-03-29T15:34:00Z">
            <w:rPr/>
          </w:rPrChange>
        </w:rPr>
        <w:t xml:space="preserve"> and support with collecting plant samples. We also want to thank Dr</w:t>
      </w:r>
      <w:r w:rsidR="00E515FA" w:rsidRPr="004D0D41">
        <w:rPr>
          <w:rFonts w:ascii="Times New Roman" w:hAnsi="Times New Roman"/>
          <w:rPrChange w:id="64" w:author="Martini,Xavier" w:date="2021-03-29T15:34:00Z">
            <w:rPr/>
          </w:rPrChange>
        </w:rPr>
        <w:t>s</w:t>
      </w:r>
      <w:r w:rsidRPr="004D0D41">
        <w:rPr>
          <w:rFonts w:ascii="Times New Roman" w:hAnsi="Times New Roman"/>
          <w:rPrChange w:id="65" w:author="Martini,Xavier" w:date="2021-03-29T15:34:00Z">
            <w:rPr/>
          </w:rPrChange>
        </w:rPr>
        <w:t>. Sam Bolton</w:t>
      </w:r>
      <w:r w:rsidR="00E515FA" w:rsidRPr="004D0D41">
        <w:rPr>
          <w:rFonts w:ascii="Times New Roman" w:hAnsi="Times New Roman"/>
          <w:rPrChange w:id="66" w:author="Martini,Xavier" w:date="2021-03-29T15:34:00Z">
            <w:rPr/>
          </w:rPrChange>
        </w:rPr>
        <w:t xml:space="preserve">, FDACS and Aline </w:t>
      </w:r>
      <w:proofErr w:type="spellStart"/>
      <w:r w:rsidR="00E515FA" w:rsidRPr="004D0D41">
        <w:rPr>
          <w:rFonts w:ascii="Times New Roman" w:hAnsi="Times New Roman"/>
          <w:rPrChange w:id="67" w:author="Martini,Xavier" w:date="2021-03-29T15:34:00Z">
            <w:rPr/>
          </w:rPrChange>
        </w:rPr>
        <w:t>Tassi</w:t>
      </w:r>
      <w:proofErr w:type="spellEnd"/>
      <w:r w:rsidR="00E515FA" w:rsidRPr="004D0D41">
        <w:rPr>
          <w:rFonts w:ascii="Times New Roman" w:hAnsi="Times New Roman"/>
          <w:rPrChange w:id="68" w:author="Martini,Xavier" w:date="2021-03-29T15:34:00Z">
            <w:rPr/>
          </w:rPrChange>
        </w:rPr>
        <w:t>, Univ. of Sao Paulo, Brazil</w:t>
      </w:r>
      <w:r w:rsidRPr="004D0D41">
        <w:rPr>
          <w:rFonts w:ascii="Times New Roman" w:hAnsi="Times New Roman"/>
          <w:rPrChange w:id="69" w:author="Martini,Xavier" w:date="2021-03-29T15:34:00Z">
            <w:rPr/>
          </w:rPrChange>
        </w:rPr>
        <w:t xml:space="preserve"> for checking the mites we have sent for species validation. We are especially indebted to the late Dr. Gary Bauchan </w:t>
      </w:r>
      <w:r w:rsidR="00200FF0" w:rsidRPr="00A263F6">
        <w:rPr>
          <w:rFonts w:ascii="Times New Roman" w:hAnsi="Times New Roman"/>
        </w:rPr>
        <w:t xml:space="preserve">for his </w:t>
      </w:r>
      <w:r w:rsidR="00A42A00" w:rsidRPr="00A263F6">
        <w:rPr>
          <w:rFonts w:ascii="Times New Roman" w:hAnsi="Times New Roman"/>
        </w:rPr>
        <w:t xml:space="preserve">contributions to this study and the field of </w:t>
      </w:r>
      <w:r w:rsidR="00A42A00" w:rsidRPr="00A263F6">
        <w:rPr>
          <w:rFonts w:ascii="Times New Roman" w:hAnsi="Times New Roman" w:cs="Times New Roman"/>
        </w:rPr>
        <w:t>acarology</w:t>
      </w:r>
      <w:r w:rsidRPr="004D0D41">
        <w:rPr>
          <w:rFonts w:ascii="Times New Roman" w:hAnsi="Times New Roman"/>
          <w:rPrChange w:id="70" w:author="Martini,Xavier" w:date="2021-03-29T15:34:00Z">
            <w:rPr/>
          </w:rPrChange>
        </w:rPr>
        <w:t>, he will be greatly missed. This research was partly funded by the USDA National Institute of Food and Agriculture, Hatch project FLA-NFC-005607.</w:t>
      </w:r>
      <w:r w:rsidR="00E515FA" w:rsidRPr="004D0D41">
        <w:rPr>
          <w:rFonts w:ascii="Times New Roman" w:hAnsi="Times New Roman"/>
          <w:rPrChange w:id="71" w:author="Martini,Xavier" w:date="2021-03-29T15:34:00Z">
            <w:rPr/>
          </w:rPrChange>
        </w:rPr>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72" w:name="references"/>
      <w:bookmarkEnd w:id="59"/>
      <w:r>
        <w:t>References</w:t>
      </w:r>
    </w:p>
    <w:p w14:paraId="16B17968" w14:textId="77777777" w:rsidR="004F205A" w:rsidRPr="00BE4B44" w:rsidRDefault="00A667EB">
      <w:pPr>
        <w:pStyle w:val="Bibliography"/>
        <w:rPr>
          <w:lang w:val="es-419"/>
          <w:rPrChange w:id="73" w:author="Carrillo,Daniel" w:date="2021-03-29T15:34:00Z">
            <w:rPr>
              <w:lang w:val="es-CO"/>
            </w:rPr>
          </w:rPrChange>
        </w:rPr>
      </w:pPr>
      <w:bookmarkStart w:id="74" w:name="ref-Akyazi2017"/>
      <w:bookmarkStart w:id="75" w:name="refs"/>
      <w:proofErr w:type="spellStart"/>
      <w:r>
        <w:rPr>
          <w:b/>
          <w:bCs/>
        </w:rPr>
        <w:t>Akyazi</w:t>
      </w:r>
      <w:proofErr w:type="spellEnd"/>
      <w:r>
        <w:rPr>
          <w:b/>
          <w:bCs/>
        </w:rPr>
        <w:t xml:space="preserve">, R., E. A. </w:t>
      </w:r>
      <w:proofErr w:type="spellStart"/>
      <w:r>
        <w:rPr>
          <w:b/>
          <w:bCs/>
        </w:rPr>
        <w:t>Ueckermann</w:t>
      </w:r>
      <w:proofErr w:type="spellEnd"/>
      <w:r>
        <w:rPr>
          <w:b/>
          <w:bCs/>
        </w:rPr>
        <w:t>, and O. E. Liburd</w:t>
      </w:r>
      <w:r>
        <w:t xml:space="preserve">. </w:t>
      </w:r>
      <w:r>
        <w:rPr>
          <w:b/>
          <w:bCs/>
        </w:rPr>
        <w:t>2017</w:t>
      </w:r>
      <w:r>
        <w:t xml:space="preserve">. New report of </w:t>
      </w:r>
      <w:proofErr w:type="spellStart"/>
      <w:r>
        <w:rPr>
          <w:i/>
          <w:iCs/>
        </w:rPr>
        <w:t>Brevipalpus</w:t>
      </w:r>
      <w:proofErr w:type="spellEnd"/>
      <w:r>
        <w:rPr>
          <w:i/>
          <w:iCs/>
        </w:rPr>
        <w:t xml:space="preserve"> </w:t>
      </w:r>
      <w:proofErr w:type="spellStart"/>
      <w:r>
        <w:rPr>
          <w:i/>
          <w:iCs/>
        </w:rPr>
        <w:t>yothersi</w:t>
      </w:r>
      <w:proofErr w:type="spellEnd"/>
      <w:r>
        <w:t xml:space="preserve"> (</w:t>
      </w:r>
      <w:proofErr w:type="spellStart"/>
      <w:r>
        <w:t>prostigmata</w:t>
      </w:r>
      <w:proofErr w:type="spellEnd"/>
      <w:r>
        <w:t xml:space="preserve">: </w:t>
      </w:r>
      <w:proofErr w:type="spellStart"/>
      <w:r>
        <w:t>Tenuipalpidae</w:t>
      </w:r>
      <w:proofErr w:type="spellEnd"/>
      <w:r>
        <w:t xml:space="preserve">) on blueberry in Florida. </w:t>
      </w:r>
      <w:r w:rsidRPr="00BE4B44">
        <w:rPr>
          <w:lang w:val="es-419"/>
          <w:rPrChange w:id="76" w:author="Carrillo,Daniel" w:date="2021-03-29T15:34:00Z">
            <w:rPr>
              <w:lang w:val="es-CO"/>
            </w:rPr>
          </w:rPrChange>
        </w:rPr>
        <w:t xml:space="preserve">Florida </w:t>
      </w:r>
      <w:proofErr w:type="spellStart"/>
      <w:r w:rsidRPr="00BE4B44">
        <w:rPr>
          <w:lang w:val="es-419"/>
          <w:rPrChange w:id="77" w:author="Carrillo,Daniel" w:date="2021-03-29T15:34:00Z">
            <w:rPr>
              <w:lang w:val="es-CO"/>
            </w:rPr>
          </w:rPrChange>
        </w:rPr>
        <w:t>Entomologist</w:t>
      </w:r>
      <w:proofErr w:type="spellEnd"/>
      <w:r w:rsidRPr="00BE4B44">
        <w:rPr>
          <w:lang w:val="es-419"/>
          <w:rPrChange w:id="78" w:author="Carrillo,Daniel" w:date="2021-03-29T15:34:00Z">
            <w:rPr>
              <w:lang w:val="es-CO"/>
            </w:rPr>
          </w:rPrChange>
        </w:rPr>
        <w:t>. 100: 731–739.</w:t>
      </w:r>
    </w:p>
    <w:p w14:paraId="16B17969" w14:textId="77777777" w:rsidR="004F205A" w:rsidRPr="0048301C" w:rsidRDefault="00A667EB">
      <w:pPr>
        <w:pStyle w:val="Bibliography"/>
        <w:rPr>
          <w:lang w:val="es-CO"/>
        </w:rPr>
      </w:pPr>
      <w:bookmarkStart w:id="79" w:name="ref-Alves2000"/>
      <w:bookmarkEnd w:id="74"/>
      <w:r w:rsidRPr="00BE4B44">
        <w:rPr>
          <w:b/>
          <w:lang w:val="es-419"/>
          <w:rPrChange w:id="80" w:author="Carrillo,Daniel" w:date="2021-03-29T15:34:00Z">
            <w:rPr>
              <w:b/>
              <w:lang w:val="es-CO"/>
            </w:rPr>
          </w:rPrChange>
        </w:rPr>
        <w:t xml:space="preserve">Alves, E. B., C. </w:t>
      </w:r>
      <w:proofErr w:type="spellStart"/>
      <w:r w:rsidRPr="00BE4B44">
        <w:rPr>
          <w:b/>
          <w:lang w:val="es-419"/>
          <w:rPrChange w:id="81" w:author="Carrillo,Daniel" w:date="2021-03-29T15:34:00Z">
            <w:rPr>
              <w:b/>
              <w:lang w:val="es-CO"/>
            </w:rPr>
          </w:rPrChange>
        </w:rPr>
        <w:t>Omoto</w:t>
      </w:r>
      <w:proofErr w:type="spellEnd"/>
      <w:r w:rsidRPr="00BE4B44">
        <w:rPr>
          <w:b/>
          <w:lang w:val="es-419"/>
          <w:rPrChange w:id="82" w:author="Carrillo,Daniel" w:date="2021-03-29T15:34:00Z">
            <w:rPr>
              <w:b/>
              <w:lang w:val="es-CO"/>
            </w:rPr>
          </w:rPrChange>
        </w:rPr>
        <w:t>, and C. R. Franco</w:t>
      </w:r>
      <w:r w:rsidRPr="00BE4B44">
        <w:rPr>
          <w:lang w:val="es-419"/>
          <w:rPrChange w:id="83" w:author="Carrillo,Daniel" w:date="2021-03-29T15:34:00Z">
            <w:rPr>
              <w:lang w:val="es-CO"/>
            </w:rPr>
          </w:rPrChange>
        </w:rPr>
        <w:t xml:space="preserve">. </w:t>
      </w:r>
      <w:r w:rsidRPr="00BE4B44">
        <w:rPr>
          <w:b/>
          <w:lang w:val="es-419"/>
          <w:rPrChange w:id="84" w:author="Carrillo,Daniel" w:date="2021-03-29T15:34:00Z">
            <w:rPr>
              <w:b/>
              <w:lang w:val="es-CO"/>
            </w:rPr>
          </w:rPrChange>
        </w:rPr>
        <w:t>2000</w:t>
      </w:r>
      <w:r w:rsidRPr="00BE4B44">
        <w:rPr>
          <w:lang w:val="es-419"/>
          <w:rPrChange w:id="85" w:author="Carrillo,Daniel" w:date="2021-03-29T15:34:00Z">
            <w:rPr>
              <w:lang w:val="es-CO"/>
            </w:rPr>
          </w:rPrChange>
        </w:rPr>
        <w:t xml:space="preserve">. </w:t>
      </w:r>
      <w:proofErr w:type="spellStart"/>
      <w:r w:rsidRPr="0048301C">
        <w:rPr>
          <w:lang w:val="es-CO"/>
        </w:rPr>
        <w:t>Resistência</w:t>
      </w:r>
      <w:proofErr w:type="spellEnd"/>
      <w:r w:rsidRPr="0048301C">
        <w:rPr>
          <w:lang w:val="es-CO"/>
        </w:rPr>
        <w:t xml:space="preserve"> cruzada entre o </w:t>
      </w:r>
      <w:proofErr w:type="spellStart"/>
      <w:r w:rsidRPr="0048301C">
        <w:rPr>
          <w:lang w:val="es-CO"/>
        </w:rPr>
        <w:t>dicofol</w:t>
      </w:r>
      <w:proofErr w:type="spellEnd"/>
      <w:r w:rsidRPr="0048301C">
        <w:rPr>
          <w:lang w:val="es-CO"/>
        </w:rPr>
        <w:t xml:space="preserve"> e </w:t>
      </w:r>
      <w:proofErr w:type="spellStart"/>
      <w:r w:rsidRPr="0048301C">
        <w:rPr>
          <w:lang w:val="es-CO"/>
        </w:rPr>
        <w:t>outros</w:t>
      </w:r>
      <w:proofErr w:type="spellEnd"/>
      <w:r w:rsidRPr="0048301C">
        <w:rPr>
          <w:lang w:val="es-CO"/>
        </w:rPr>
        <w:t xml:space="preserve"> acaricidas em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765–771.</w:t>
      </w:r>
    </w:p>
    <w:p w14:paraId="16B1796A" w14:textId="77777777" w:rsidR="004F205A" w:rsidRDefault="00A667EB">
      <w:pPr>
        <w:pStyle w:val="Bibliography"/>
      </w:pPr>
      <w:bookmarkStart w:id="86" w:name="ref-Amarasinghe2019"/>
      <w:bookmarkEnd w:id="79"/>
      <w:proofErr w:type="spellStart"/>
      <w:r w:rsidRPr="0048301C">
        <w:rPr>
          <w:b/>
          <w:lang w:val="es-CO"/>
        </w:rPr>
        <w:t>Amarasinghe</w:t>
      </w:r>
      <w:proofErr w:type="spellEnd"/>
      <w:r w:rsidRPr="0048301C">
        <w:rPr>
          <w:b/>
          <w:lang w:val="es-CO"/>
        </w:rPr>
        <w:t xml:space="preserve">, G. K., M. A. Ayllón, Y. </w:t>
      </w:r>
      <w:proofErr w:type="spellStart"/>
      <w:r w:rsidRPr="0048301C">
        <w:rPr>
          <w:b/>
          <w:lang w:val="es-CO"/>
        </w:rPr>
        <w:t>Bào</w:t>
      </w:r>
      <w:proofErr w:type="spellEnd"/>
      <w:r w:rsidRPr="0048301C">
        <w:rPr>
          <w:b/>
          <w:lang w:val="es-CO"/>
        </w:rPr>
        <w:t xml:space="preserve">, C. F. </w:t>
      </w:r>
      <w:proofErr w:type="spellStart"/>
      <w:r w:rsidRPr="0048301C">
        <w:rPr>
          <w:b/>
          <w:lang w:val="es-CO"/>
        </w:rPr>
        <w:t>Basler</w:t>
      </w:r>
      <w:proofErr w:type="spellEnd"/>
      <w:r w:rsidRPr="0048301C">
        <w:rPr>
          <w:b/>
          <w:lang w:val="es-CO"/>
        </w:rPr>
        <w:t xml:space="preserve">, S. </w:t>
      </w:r>
      <w:proofErr w:type="spellStart"/>
      <w:r w:rsidRPr="0048301C">
        <w:rPr>
          <w:b/>
          <w:lang w:val="es-CO"/>
        </w:rPr>
        <w:t>Bavari</w:t>
      </w:r>
      <w:proofErr w:type="spellEnd"/>
      <w:r w:rsidRPr="0048301C">
        <w:rPr>
          <w:b/>
          <w:lang w:val="es-CO"/>
        </w:rPr>
        <w:t xml:space="preserve">, K. R. </w:t>
      </w:r>
      <w:proofErr w:type="spellStart"/>
      <w:r w:rsidRPr="0048301C">
        <w:rPr>
          <w:b/>
          <w:lang w:val="es-CO"/>
        </w:rPr>
        <w:t>Blasdell</w:t>
      </w:r>
      <w:proofErr w:type="spellEnd"/>
      <w:r w:rsidRPr="0048301C">
        <w:rPr>
          <w:b/>
          <w:lang w:val="es-CO"/>
        </w:rPr>
        <w:t xml:space="preserve">, T. </w:t>
      </w:r>
      <w:proofErr w:type="spellStart"/>
      <w:r w:rsidRPr="0048301C">
        <w:rPr>
          <w:b/>
          <w:lang w:val="es-CO"/>
        </w:rPr>
        <w:t>Briese</w:t>
      </w:r>
      <w:proofErr w:type="spellEnd"/>
      <w:r w:rsidRPr="0048301C">
        <w:rPr>
          <w:b/>
          <w:lang w:val="es-CO"/>
        </w:rPr>
        <w:t xml:space="preserve">, P. A. Brown, A. </w:t>
      </w:r>
      <w:proofErr w:type="spellStart"/>
      <w:r w:rsidRPr="0048301C">
        <w:rPr>
          <w:b/>
          <w:lang w:val="es-CO"/>
        </w:rPr>
        <w:t>Bukreyev</w:t>
      </w:r>
      <w:proofErr w:type="spellEnd"/>
      <w:r w:rsidRPr="0048301C">
        <w:rPr>
          <w:b/>
          <w:lang w:val="es-CO"/>
        </w:rPr>
        <w:t xml:space="preserve">, A. </w:t>
      </w:r>
      <w:proofErr w:type="spellStart"/>
      <w:r w:rsidRPr="0048301C">
        <w:rPr>
          <w:b/>
          <w:lang w:val="es-CO"/>
        </w:rPr>
        <w:t>Balkema</w:t>
      </w:r>
      <w:proofErr w:type="spellEnd"/>
      <w:r w:rsidRPr="0048301C">
        <w:rPr>
          <w:b/>
          <w:lang w:val="es-CO"/>
        </w:rPr>
        <w:t xml:space="preserve">-Buschmann, U. J. Buchholz, C. </w:t>
      </w:r>
      <w:proofErr w:type="spellStart"/>
      <w:r w:rsidRPr="0048301C">
        <w:rPr>
          <w:b/>
          <w:lang w:val="es-CO"/>
        </w:rPr>
        <w:t>Chabi-Jesus</w:t>
      </w:r>
      <w:proofErr w:type="spellEnd"/>
      <w:r w:rsidRPr="0048301C">
        <w:rPr>
          <w:b/>
          <w:lang w:val="es-CO"/>
        </w:rPr>
        <w:t xml:space="preserve">, K. </w:t>
      </w:r>
      <w:proofErr w:type="spellStart"/>
      <w:r w:rsidRPr="0048301C">
        <w:rPr>
          <w:b/>
          <w:lang w:val="es-CO"/>
        </w:rPr>
        <w:t>Chandran</w:t>
      </w:r>
      <w:proofErr w:type="spellEnd"/>
      <w:r w:rsidRPr="0048301C">
        <w:rPr>
          <w:b/>
          <w:lang w:val="es-CO"/>
        </w:rPr>
        <w:t xml:space="preserve">, C. </w:t>
      </w:r>
      <w:proofErr w:type="spellStart"/>
      <w:r w:rsidRPr="0048301C">
        <w:rPr>
          <w:b/>
          <w:lang w:val="es-CO"/>
        </w:rPr>
        <w:t>Chiapponi</w:t>
      </w:r>
      <w:proofErr w:type="spellEnd"/>
      <w:r w:rsidRPr="0048301C">
        <w:rPr>
          <w:b/>
          <w:lang w:val="es-CO"/>
        </w:rPr>
        <w:t xml:space="preserve">, I. Crozier, R. L. de Swart, R. G. </w:t>
      </w:r>
      <w:proofErr w:type="spellStart"/>
      <w:r w:rsidRPr="0048301C">
        <w:rPr>
          <w:b/>
          <w:lang w:val="es-CO"/>
        </w:rPr>
        <w:t>Dietzgen</w:t>
      </w:r>
      <w:proofErr w:type="spellEnd"/>
      <w:r w:rsidRPr="0048301C">
        <w:rPr>
          <w:b/>
          <w:lang w:val="es-CO"/>
        </w:rPr>
        <w:t xml:space="preserve">, O. </w:t>
      </w:r>
      <w:proofErr w:type="spellStart"/>
      <w:r w:rsidRPr="0048301C">
        <w:rPr>
          <w:b/>
          <w:lang w:val="es-CO"/>
        </w:rPr>
        <w:t>Dolnik</w:t>
      </w:r>
      <w:proofErr w:type="spellEnd"/>
      <w:r w:rsidRPr="0048301C">
        <w:rPr>
          <w:b/>
          <w:lang w:val="es-CO"/>
        </w:rPr>
        <w:t xml:space="preserve">, J. F. Drexler, R. </w:t>
      </w:r>
      <w:proofErr w:type="spellStart"/>
      <w:r w:rsidRPr="0048301C">
        <w:rPr>
          <w:b/>
          <w:lang w:val="es-CO"/>
        </w:rPr>
        <w:t>Dürrwald</w:t>
      </w:r>
      <w:proofErr w:type="spellEnd"/>
      <w:r w:rsidRPr="0048301C">
        <w:rPr>
          <w:b/>
          <w:lang w:val="es-CO"/>
        </w:rPr>
        <w:t xml:space="preserve">, W. G. </w:t>
      </w:r>
      <w:proofErr w:type="spellStart"/>
      <w:r w:rsidRPr="0048301C">
        <w:rPr>
          <w:b/>
          <w:lang w:val="es-CO"/>
        </w:rPr>
        <w:t>Dundon</w:t>
      </w:r>
      <w:proofErr w:type="spellEnd"/>
      <w:r w:rsidRPr="0048301C">
        <w:rPr>
          <w:b/>
          <w:lang w:val="es-CO"/>
        </w:rPr>
        <w:t xml:space="preserve">, W. P. </w:t>
      </w:r>
      <w:proofErr w:type="spellStart"/>
      <w:r w:rsidRPr="0048301C">
        <w:rPr>
          <w:b/>
          <w:lang w:val="es-CO"/>
        </w:rPr>
        <w:t>Duprex</w:t>
      </w:r>
      <w:proofErr w:type="spellEnd"/>
      <w:r w:rsidRPr="0048301C">
        <w:rPr>
          <w:b/>
          <w:lang w:val="es-CO"/>
        </w:rPr>
        <w:t xml:space="preserve">, J. M. </w:t>
      </w:r>
      <w:proofErr w:type="spellStart"/>
      <w:r w:rsidRPr="0048301C">
        <w:rPr>
          <w:b/>
          <w:lang w:val="es-CO"/>
        </w:rPr>
        <w:t>Dye</w:t>
      </w:r>
      <w:proofErr w:type="spellEnd"/>
      <w:r w:rsidRPr="0048301C">
        <w:rPr>
          <w:b/>
          <w:lang w:val="es-CO"/>
        </w:rPr>
        <w:t xml:space="preserve">, A. J. Easton, A. R. </w:t>
      </w:r>
      <w:proofErr w:type="spellStart"/>
      <w:r w:rsidRPr="0048301C">
        <w:rPr>
          <w:b/>
          <w:lang w:val="es-CO"/>
        </w:rPr>
        <w:t>Fooks</w:t>
      </w:r>
      <w:proofErr w:type="spellEnd"/>
      <w:r w:rsidRPr="0048301C">
        <w:rPr>
          <w:b/>
          <w:lang w:val="es-CO"/>
        </w:rPr>
        <w:t xml:space="preserve">, P. B. H. </w:t>
      </w:r>
      <w:proofErr w:type="spellStart"/>
      <w:r w:rsidRPr="0048301C">
        <w:rPr>
          <w:b/>
          <w:lang w:val="es-CO"/>
        </w:rPr>
        <w:t>Formenty</w:t>
      </w:r>
      <w:proofErr w:type="spellEnd"/>
      <w:r w:rsidRPr="0048301C">
        <w:rPr>
          <w:b/>
          <w:lang w:val="es-CO"/>
        </w:rPr>
        <w:t xml:space="preserve">, R. A. M. </w:t>
      </w:r>
      <w:proofErr w:type="spellStart"/>
      <w:r w:rsidRPr="0048301C">
        <w:rPr>
          <w:b/>
          <w:lang w:val="es-CO"/>
        </w:rPr>
        <w:t>Fouchier</w:t>
      </w:r>
      <w:proofErr w:type="spellEnd"/>
      <w:r w:rsidRPr="0048301C">
        <w:rPr>
          <w:b/>
          <w:lang w:val="es-CO"/>
        </w:rPr>
        <w:t xml:space="preserve">, J. Freitas-Astúa, A. Griffiths, R. Hewson, M. </w:t>
      </w:r>
      <w:proofErr w:type="spellStart"/>
      <w:r w:rsidRPr="0048301C">
        <w:rPr>
          <w:b/>
          <w:lang w:val="es-CO"/>
        </w:rPr>
        <w:t>Horie</w:t>
      </w:r>
      <w:proofErr w:type="spellEnd"/>
      <w:r w:rsidRPr="0048301C">
        <w:rPr>
          <w:b/>
          <w:lang w:val="es-CO"/>
        </w:rPr>
        <w:t xml:space="preserve">, T. H. </w:t>
      </w:r>
      <w:proofErr w:type="spellStart"/>
      <w:r w:rsidRPr="0048301C">
        <w:rPr>
          <w:b/>
          <w:lang w:val="es-CO"/>
        </w:rPr>
        <w:t>Hyndman</w:t>
      </w:r>
      <w:proofErr w:type="spellEnd"/>
      <w:r w:rsidRPr="0048301C">
        <w:rPr>
          <w:b/>
          <w:lang w:val="es-CO"/>
        </w:rPr>
        <w:t xml:space="preserve">, D. </w:t>
      </w:r>
      <w:proofErr w:type="spellStart"/>
      <w:r w:rsidRPr="0048301C">
        <w:rPr>
          <w:b/>
          <w:lang w:val="es-CO"/>
        </w:rPr>
        <w:t>Jiāng</w:t>
      </w:r>
      <w:proofErr w:type="spellEnd"/>
      <w:r w:rsidRPr="0048301C">
        <w:rPr>
          <w:b/>
          <w:lang w:val="es-CO"/>
        </w:rPr>
        <w:t xml:space="preserve">, E. W. </w:t>
      </w:r>
      <w:proofErr w:type="spellStart"/>
      <w:r w:rsidRPr="0048301C">
        <w:rPr>
          <w:b/>
          <w:lang w:val="es-CO"/>
        </w:rPr>
        <w:t>Kitajima</w:t>
      </w:r>
      <w:proofErr w:type="spellEnd"/>
      <w:r w:rsidRPr="0048301C">
        <w:rPr>
          <w:b/>
          <w:lang w:val="es-CO"/>
        </w:rPr>
        <w:t xml:space="preserve">, G. P. </w:t>
      </w:r>
      <w:proofErr w:type="spellStart"/>
      <w:r w:rsidRPr="0048301C">
        <w:rPr>
          <w:b/>
          <w:lang w:val="es-CO"/>
        </w:rPr>
        <w:t>Kobinger</w:t>
      </w:r>
      <w:proofErr w:type="spellEnd"/>
      <w:r w:rsidRPr="0048301C">
        <w:rPr>
          <w:b/>
          <w:lang w:val="es-CO"/>
        </w:rPr>
        <w:t xml:space="preserve">, H. </w:t>
      </w:r>
      <w:proofErr w:type="spellStart"/>
      <w:r w:rsidRPr="0048301C">
        <w:rPr>
          <w:b/>
          <w:lang w:val="es-CO"/>
        </w:rPr>
        <w:t>Kondō</w:t>
      </w:r>
      <w:proofErr w:type="spellEnd"/>
      <w:r w:rsidRPr="0048301C">
        <w:rPr>
          <w:b/>
          <w:lang w:val="es-CO"/>
        </w:rPr>
        <w:t xml:space="preserve">, G. </w:t>
      </w:r>
      <w:proofErr w:type="spellStart"/>
      <w:r w:rsidRPr="0048301C">
        <w:rPr>
          <w:b/>
          <w:lang w:val="es-CO"/>
        </w:rPr>
        <w:t>Kurath</w:t>
      </w:r>
      <w:proofErr w:type="spellEnd"/>
      <w:r w:rsidRPr="0048301C">
        <w:rPr>
          <w:b/>
          <w:lang w:val="es-CO"/>
        </w:rPr>
        <w:t xml:space="preserve">, I. V. </w:t>
      </w:r>
      <w:proofErr w:type="spellStart"/>
      <w:r w:rsidRPr="0048301C">
        <w:rPr>
          <w:b/>
          <w:lang w:val="es-CO"/>
        </w:rPr>
        <w:t>Kuzmin</w:t>
      </w:r>
      <w:proofErr w:type="spellEnd"/>
      <w:r w:rsidRPr="0048301C">
        <w:rPr>
          <w:b/>
          <w:lang w:val="es-CO"/>
        </w:rPr>
        <w:t xml:space="preserve">, R. A. Lamb, A. </w:t>
      </w:r>
      <w:proofErr w:type="spellStart"/>
      <w:r w:rsidRPr="0048301C">
        <w:rPr>
          <w:b/>
          <w:lang w:val="es-CO"/>
        </w:rPr>
        <w:t>Lavazza</w:t>
      </w:r>
      <w:proofErr w:type="spellEnd"/>
      <w:r w:rsidRPr="0048301C">
        <w:rPr>
          <w:b/>
          <w:lang w:val="es-CO"/>
        </w:rPr>
        <w:t xml:space="preserve">, B. Lee, D. </w:t>
      </w:r>
      <w:proofErr w:type="spellStart"/>
      <w:r w:rsidRPr="0048301C">
        <w:rPr>
          <w:b/>
          <w:lang w:val="es-CO"/>
        </w:rPr>
        <w:t>Lelli</w:t>
      </w:r>
      <w:proofErr w:type="spellEnd"/>
      <w:r w:rsidRPr="0048301C">
        <w:rPr>
          <w:b/>
          <w:lang w:val="es-CO"/>
        </w:rPr>
        <w:t xml:space="preserve">, E. M. Leroy, J. </w:t>
      </w:r>
      <w:proofErr w:type="spellStart"/>
      <w:r w:rsidRPr="0048301C">
        <w:rPr>
          <w:b/>
          <w:lang w:val="es-CO"/>
        </w:rPr>
        <w:t>Lǐ</w:t>
      </w:r>
      <w:proofErr w:type="spellEnd"/>
      <w:r w:rsidRPr="0048301C">
        <w:rPr>
          <w:b/>
          <w:lang w:val="es-CO"/>
        </w:rPr>
        <w:t xml:space="preserve">, P. </w:t>
      </w:r>
      <w:proofErr w:type="spellStart"/>
      <w:r w:rsidRPr="0048301C">
        <w:rPr>
          <w:b/>
          <w:lang w:val="es-CO"/>
        </w:rPr>
        <w:t>Maes</w:t>
      </w:r>
      <w:proofErr w:type="spellEnd"/>
      <w:r w:rsidRPr="0048301C">
        <w:rPr>
          <w:b/>
          <w:lang w:val="es-CO"/>
        </w:rPr>
        <w:t xml:space="preserve">, S.-Y. L. Marzano, A. Moreno, E. </w:t>
      </w:r>
      <w:proofErr w:type="spellStart"/>
      <w:r w:rsidRPr="0048301C">
        <w:rPr>
          <w:b/>
          <w:lang w:val="es-CO"/>
        </w:rPr>
        <w:t>Mühlberger</w:t>
      </w:r>
      <w:proofErr w:type="spellEnd"/>
      <w:r w:rsidRPr="0048301C">
        <w:rPr>
          <w:b/>
          <w:lang w:val="es-CO"/>
        </w:rPr>
        <w:t xml:space="preserve">, S. V. </w:t>
      </w:r>
      <w:proofErr w:type="spellStart"/>
      <w:r w:rsidRPr="0048301C">
        <w:rPr>
          <w:b/>
          <w:lang w:val="es-CO"/>
        </w:rPr>
        <w:t>Netesov</w:t>
      </w:r>
      <w:proofErr w:type="spellEnd"/>
      <w:r w:rsidRPr="0048301C">
        <w:rPr>
          <w:b/>
          <w:lang w:val="es-CO"/>
        </w:rPr>
        <w:t xml:space="preserve">, N. </w:t>
      </w:r>
      <w:proofErr w:type="spellStart"/>
      <w:r w:rsidRPr="0048301C">
        <w:rPr>
          <w:b/>
          <w:lang w:val="es-CO"/>
        </w:rPr>
        <w:t>Nowotny</w:t>
      </w:r>
      <w:proofErr w:type="spellEnd"/>
      <w:r w:rsidRPr="0048301C">
        <w:rPr>
          <w:b/>
          <w:lang w:val="es-CO"/>
        </w:rPr>
        <w:t xml:space="preserve">, A. </w:t>
      </w:r>
      <w:proofErr w:type="spellStart"/>
      <w:r w:rsidRPr="0048301C">
        <w:rPr>
          <w:b/>
          <w:lang w:val="es-CO"/>
        </w:rPr>
        <w:t>Nylund</w:t>
      </w:r>
      <w:proofErr w:type="spellEnd"/>
      <w:r w:rsidRPr="0048301C">
        <w:rPr>
          <w:b/>
          <w:lang w:val="es-CO"/>
        </w:rPr>
        <w:t xml:space="preserve">, A. L. </w:t>
      </w:r>
      <w:proofErr w:type="spellStart"/>
      <w:r w:rsidRPr="0048301C">
        <w:rPr>
          <w:b/>
          <w:lang w:val="es-CO"/>
        </w:rPr>
        <w:t>Økland</w:t>
      </w:r>
      <w:proofErr w:type="spellEnd"/>
      <w:r w:rsidRPr="0048301C">
        <w:rPr>
          <w:b/>
          <w:lang w:val="es-CO"/>
        </w:rPr>
        <w:t xml:space="preserve">, G. Palacios, B. </w:t>
      </w:r>
      <w:proofErr w:type="spellStart"/>
      <w:r w:rsidRPr="0048301C">
        <w:rPr>
          <w:b/>
          <w:lang w:val="es-CO"/>
        </w:rPr>
        <w:t>Pályi</w:t>
      </w:r>
      <w:proofErr w:type="spellEnd"/>
      <w:r w:rsidRPr="0048301C">
        <w:rPr>
          <w:b/>
          <w:lang w:val="es-CO"/>
        </w:rPr>
        <w:t xml:space="preserve">, J. T. </w:t>
      </w:r>
      <w:proofErr w:type="spellStart"/>
      <w:r w:rsidRPr="0048301C">
        <w:rPr>
          <w:b/>
          <w:lang w:val="es-CO"/>
        </w:rPr>
        <w:t>Pawęska</w:t>
      </w:r>
      <w:proofErr w:type="spellEnd"/>
      <w:r w:rsidRPr="0048301C">
        <w:rPr>
          <w:b/>
          <w:lang w:val="es-CO"/>
        </w:rPr>
        <w:t xml:space="preserve">, S. L. Payne, A. </w:t>
      </w:r>
      <w:proofErr w:type="spellStart"/>
      <w:r w:rsidRPr="0048301C">
        <w:rPr>
          <w:b/>
          <w:lang w:val="es-CO"/>
        </w:rPr>
        <w:t>Prosperi</w:t>
      </w:r>
      <w:proofErr w:type="spellEnd"/>
      <w:r w:rsidRPr="0048301C">
        <w:rPr>
          <w:b/>
          <w:lang w:val="es-CO"/>
        </w:rPr>
        <w:t xml:space="preserve">, P. L. Ramos-González, B. K. Rima, P. Rota, D. </w:t>
      </w:r>
      <w:proofErr w:type="spellStart"/>
      <w:r w:rsidRPr="0048301C">
        <w:rPr>
          <w:b/>
          <w:lang w:val="es-CO"/>
        </w:rPr>
        <w:t>Rubbenstroth</w:t>
      </w:r>
      <w:proofErr w:type="spellEnd"/>
      <w:r w:rsidRPr="0048301C">
        <w:rPr>
          <w:b/>
          <w:lang w:val="es-CO"/>
        </w:rPr>
        <w:t xml:space="preserve">, M. </w:t>
      </w:r>
      <w:proofErr w:type="spellStart"/>
      <w:r w:rsidRPr="0048301C">
        <w:rPr>
          <w:b/>
          <w:lang w:val="es-CO"/>
        </w:rPr>
        <w:t>Shı</w:t>
      </w:r>
      <w:proofErr w:type="spellEnd"/>
      <w:r w:rsidRPr="0048301C">
        <w:rPr>
          <w:b/>
          <w:lang w:val="es-CO"/>
        </w:rPr>
        <w:t xml:space="preserve">̄, P. </w:t>
      </w:r>
      <w:proofErr w:type="spellStart"/>
      <w:r w:rsidRPr="0048301C">
        <w:rPr>
          <w:b/>
          <w:lang w:val="es-CO"/>
        </w:rPr>
        <w:t>Simmonds</w:t>
      </w:r>
      <w:proofErr w:type="spellEnd"/>
      <w:r w:rsidRPr="0048301C">
        <w:rPr>
          <w:b/>
          <w:lang w:val="es-CO"/>
        </w:rPr>
        <w:t xml:space="preserve">, S. J. </w:t>
      </w:r>
      <w:proofErr w:type="spellStart"/>
      <w:r w:rsidRPr="0048301C">
        <w:rPr>
          <w:b/>
          <w:lang w:val="es-CO"/>
        </w:rPr>
        <w:t>Smither</w:t>
      </w:r>
      <w:proofErr w:type="spellEnd"/>
      <w:r w:rsidRPr="0048301C">
        <w:rPr>
          <w:b/>
          <w:lang w:val="es-CO"/>
        </w:rPr>
        <w:t xml:space="preserve">, E. </w:t>
      </w:r>
      <w:proofErr w:type="spellStart"/>
      <w:r w:rsidRPr="0048301C">
        <w:rPr>
          <w:b/>
          <w:lang w:val="es-CO"/>
        </w:rPr>
        <w:t>Sozzi</w:t>
      </w:r>
      <w:proofErr w:type="spellEnd"/>
      <w:r w:rsidRPr="0048301C">
        <w:rPr>
          <w:b/>
          <w:lang w:val="es-CO"/>
        </w:rPr>
        <w:t xml:space="preserve">, K. </w:t>
      </w:r>
      <w:proofErr w:type="spellStart"/>
      <w:r w:rsidRPr="0048301C">
        <w:rPr>
          <w:b/>
          <w:lang w:val="es-CO"/>
        </w:rPr>
        <w:t>Spann</w:t>
      </w:r>
      <w:proofErr w:type="spellEnd"/>
      <w:r w:rsidRPr="0048301C">
        <w:rPr>
          <w:b/>
          <w:lang w:val="es-CO"/>
        </w:rPr>
        <w:t xml:space="preserve">, M. D. </w:t>
      </w:r>
      <w:proofErr w:type="spellStart"/>
      <w:r w:rsidRPr="0048301C">
        <w:rPr>
          <w:b/>
          <w:lang w:val="es-CO"/>
        </w:rPr>
        <w:t>Stenglein</w:t>
      </w:r>
      <w:proofErr w:type="spellEnd"/>
      <w:r w:rsidRPr="0048301C">
        <w:rPr>
          <w:b/>
          <w:lang w:val="es-CO"/>
        </w:rPr>
        <w:t xml:space="preserve">, D. M. Stone, A. </w:t>
      </w:r>
      <w:proofErr w:type="spellStart"/>
      <w:r w:rsidRPr="0048301C">
        <w:rPr>
          <w:b/>
          <w:lang w:val="es-CO"/>
        </w:rPr>
        <w:t>Takada</w:t>
      </w:r>
      <w:proofErr w:type="spellEnd"/>
      <w:r w:rsidRPr="0048301C">
        <w:rPr>
          <w:b/>
          <w:lang w:val="es-CO"/>
        </w:rPr>
        <w:t xml:space="preserve">, R. B. </w:t>
      </w:r>
      <w:proofErr w:type="spellStart"/>
      <w:r w:rsidRPr="0048301C">
        <w:rPr>
          <w:b/>
          <w:lang w:val="es-CO"/>
        </w:rPr>
        <w:t>Tesh</w:t>
      </w:r>
      <w:proofErr w:type="spellEnd"/>
      <w:r w:rsidRPr="0048301C">
        <w:rPr>
          <w:b/>
          <w:lang w:val="es-CO"/>
        </w:rPr>
        <w:t xml:space="preserve">, K. </w:t>
      </w:r>
      <w:proofErr w:type="spellStart"/>
      <w:r w:rsidRPr="0048301C">
        <w:rPr>
          <w:b/>
          <w:lang w:val="es-CO"/>
        </w:rPr>
        <w:t>Tomonaga</w:t>
      </w:r>
      <w:proofErr w:type="spellEnd"/>
      <w:r w:rsidRPr="0048301C">
        <w:rPr>
          <w:b/>
          <w:lang w:val="es-CO"/>
        </w:rPr>
        <w:t xml:space="preserve">, N. Tordo, J. S. </w:t>
      </w:r>
      <w:proofErr w:type="spellStart"/>
      <w:r w:rsidRPr="0048301C">
        <w:rPr>
          <w:b/>
          <w:lang w:val="es-CO"/>
        </w:rPr>
        <w:t>Towner</w:t>
      </w:r>
      <w:proofErr w:type="spellEnd"/>
      <w:r w:rsidRPr="0048301C">
        <w:rPr>
          <w:b/>
          <w:lang w:val="es-CO"/>
        </w:rPr>
        <w:t xml:space="preserve">, B. van den </w:t>
      </w:r>
      <w:proofErr w:type="spellStart"/>
      <w:r w:rsidRPr="0048301C">
        <w:rPr>
          <w:b/>
          <w:lang w:val="es-CO"/>
        </w:rPr>
        <w:t>Hoogen</w:t>
      </w:r>
      <w:proofErr w:type="spellEnd"/>
      <w:r w:rsidRPr="0048301C">
        <w:rPr>
          <w:b/>
          <w:lang w:val="es-CO"/>
        </w:rPr>
        <w:t xml:space="preserve">, N. </w:t>
      </w:r>
      <w:proofErr w:type="spellStart"/>
      <w:r w:rsidRPr="0048301C">
        <w:rPr>
          <w:b/>
          <w:lang w:val="es-CO"/>
        </w:rPr>
        <w:t>Vasilakis</w:t>
      </w:r>
      <w:proofErr w:type="spellEnd"/>
      <w:r w:rsidRPr="0048301C">
        <w:rPr>
          <w:b/>
          <w:lang w:val="es-CO"/>
        </w:rPr>
        <w:t xml:space="preserve">, V. </w:t>
      </w:r>
      <w:proofErr w:type="spellStart"/>
      <w:r w:rsidRPr="0048301C">
        <w:rPr>
          <w:b/>
          <w:lang w:val="es-CO"/>
        </w:rPr>
        <w:t>Wahl</w:t>
      </w:r>
      <w:proofErr w:type="spellEnd"/>
      <w:r w:rsidRPr="0048301C">
        <w:rPr>
          <w:b/>
          <w:lang w:val="es-CO"/>
        </w:rPr>
        <w:t xml:space="preserve">, P. J. Walker, L.-F. Wang, A. E. </w:t>
      </w:r>
      <w:proofErr w:type="spellStart"/>
      <w:r w:rsidRPr="0048301C">
        <w:rPr>
          <w:b/>
          <w:lang w:val="es-CO"/>
        </w:rPr>
        <w:t>Whitfield</w:t>
      </w:r>
      <w:proofErr w:type="spellEnd"/>
      <w:r w:rsidRPr="0048301C">
        <w:rPr>
          <w:b/>
          <w:lang w:val="es-CO"/>
        </w:rPr>
        <w:t xml:space="preserve">, J. V. Williams, F. M. </w:t>
      </w:r>
      <w:proofErr w:type="spellStart"/>
      <w:r w:rsidRPr="0048301C">
        <w:rPr>
          <w:b/>
          <w:lang w:val="es-CO"/>
        </w:rPr>
        <w:t>Zerbini</w:t>
      </w:r>
      <w:proofErr w:type="spellEnd"/>
      <w:r w:rsidRPr="0048301C">
        <w:rPr>
          <w:b/>
          <w:lang w:val="es-CO"/>
        </w:rPr>
        <w:t xml:space="preserve">, T. </w:t>
      </w:r>
      <w:proofErr w:type="spellStart"/>
      <w:r w:rsidRPr="0048301C">
        <w:rPr>
          <w:b/>
          <w:lang w:val="es-CO"/>
        </w:rPr>
        <w:t>Zhāng</w:t>
      </w:r>
      <w:proofErr w:type="spellEnd"/>
      <w:r w:rsidRPr="0048301C">
        <w:rPr>
          <w:b/>
          <w:lang w:val="es-CO"/>
        </w:rPr>
        <w:t>, Y.-Z. Zhang, and J. H. Kuhn</w:t>
      </w:r>
      <w:r w:rsidRPr="0048301C">
        <w:rPr>
          <w:lang w:val="es-CO"/>
        </w:rPr>
        <w:t xml:space="preserve">. </w:t>
      </w:r>
      <w:r w:rsidRPr="0048301C">
        <w:rPr>
          <w:b/>
          <w:lang w:val="es-CO"/>
        </w:rPr>
        <w:t>2019</w:t>
      </w:r>
      <w:r w:rsidRPr="0048301C">
        <w:rPr>
          <w:lang w:val="es-CO"/>
        </w:rPr>
        <w:t xml:space="preserve">. </w:t>
      </w:r>
      <w:r>
        <w:t xml:space="preserve">Taxonomy of the order </w:t>
      </w:r>
      <w:proofErr w:type="spellStart"/>
      <w:r>
        <w:t>Mononegavirales</w:t>
      </w:r>
      <w:proofErr w:type="spellEnd"/>
      <w:r>
        <w:t>: Update 2019. Archives of Virology. 164: 1967–1980.</w:t>
      </w:r>
    </w:p>
    <w:p w14:paraId="16B1796B" w14:textId="77777777" w:rsidR="004F205A" w:rsidRDefault="00A667EB">
      <w:pPr>
        <w:pStyle w:val="Bibliography"/>
      </w:pPr>
      <w:bookmarkStart w:id="87" w:name="ref-Argolo2020"/>
      <w:bookmarkEnd w:id="86"/>
      <w:r>
        <w:rPr>
          <w:b/>
          <w:bCs/>
        </w:rPr>
        <w:t xml:space="preserve">Argolo, P. S., A. M. Revynthi, M. A. Canon, M. M. </w:t>
      </w:r>
      <w:proofErr w:type="spellStart"/>
      <w:r>
        <w:rPr>
          <w:b/>
          <w:bCs/>
        </w:rPr>
        <w:t>Berto</w:t>
      </w:r>
      <w:proofErr w:type="spellEnd"/>
      <w:r>
        <w:rPr>
          <w:b/>
          <w:bCs/>
        </w:rPr>
        <w:t xml:space="preserve">, D. J. Andrade, İ. </w:t>
      </w:r>
      <w:proofErr w:type="spellStart"/>
      <w:r>
        <w:rPr>
          <w:b/>
          <w:bCs/>
        </w:rPr>
        <w:t>Döker</w:t>
      </w:r>
      <w:proofErr w:type="spellEnd"/>
      <w:r>
        <w:rPr>
          <w:b/>
          <w:bCs/>
        </w:rPr>
        <w:t xml:space="preserve">, A. </w:t>
      </w:r>
      <w:proofErr w:type="spellStart"/>
      <w:r>
        <w:rPr>
          <w:b/>
          <w:bCs/>
        </w:rPr>
        <w:t>Roda</w:t>
      </w:r>
      <w:proofErr w:type="spellEnd"/>
      <w:r>
        <w:rPr>
          <w:b/>
          <w:bCs/>
        </w:rPr>
        <w:t>, and D. Carrillo</w:t>
      </w:r>
      <w:r>
        <w:t xml:space="preserve">. </w:t>
      </w:r>
      <w:r>
        <w:rPr>
          <w:b/>
          <w:bCs/>
        </w:rPr>
        <w:t>2020</w:t>
      </w:r>
      <w:r>
        <w:t xml:space="preserve">. Potential of predatory mites for biological control of </w:t>
      </w:r>
      <w:proofErr w:type="spellStart"/>
      <w:r>
        <w:rPr>
          <w:i/>
          <w:iCs/>
        </w:rPr>
        <w:t>brevipalpus</w:t>
      </w:r>
      <w:proofErr w:type="spellEnd"/>
      <w:r>
        <w:rPr>
          <w:i/>
          <w:iCs/>
        </w:rPr>
        <w:t xml:space="preserve"> </w:t>
      </w:r>
      <w:proofErr w:type="spellStart"/>
      <w:r>
        <w:rPr>
          <w:i/>
          <w:iCs/>
        </w:rPr>
        <w:t>yothersi</w:t>
      </w:r>
      <w:proofErr w:type="spellEnd"/>
      <w:r>
        <w:t xml:space="preserve"> (acari: </w:t>
      </w:r>
      <w:proofErr w:type="spellStart"/>
      <w:r>
        <w:t>tenuipalpidae</w:t>
      </w:r>
      <w:proofErr w:type="spellEnd"/>
      <w:r>
        <w:t>). Biological Control. 149: 104330.</w:t>
      </w:r>
    </w:p>
    <w:p w14:paraId="16B1796C" w14:textId="77777777" w:rsidR="004F205A" w:rsidRDefault="00A667EB">
      <w:pPr>
        <w:pStyle w:val="Bibliography"/>
      </w:pPr>
      <w:bookmarkStart w:id="88" w:name="ref-Baker1987"/>
      <w:bookmarkEnd w:id="87"/>
      <w:r>
        <w:rPr>
          <w:b/>
          <w:bCs/>
        </w:rPr>
        <w:t>Baker, E. W., and D. M. Tuttle</w:t>
      </w:r>
      <w:r>
        <w:t xml:space="preserve">. </w:t>
      </w:r>
      <w:r>
        <w:rPr>
          <w:b/>
          <w:bCs/>
        </w:rPr>
        <w:t>1987</w:t>
      </w:r>
      <w:r>
        <w:t>. The false spider mites of Mexico (</w:t>
      </w:r>
      <w:proofErr w:type="spellStart"/>
      <w:r>
        <w:t>tenuipalpidae</w:t>
      </w:r>
      <w:proofErr w:type="spellEnd"/>
      <w:r>
        <w:t>: acari). (technical report No. 1706). The United States Department of Agriculture - Agricultural Research Service.</w:t>
      </w:r>
    </w:p>
    <w:p w14:paraId="03C55544" w14:textId="77777777" w:rsidR="00D23897" w:rsidRDefault="00A667EB" w:rsidP="00D23897">
      <w:pPr>
        <w:pStyle w:val="Bibliography"/>
      </w:pPr>
      <w:bookmarkStart w:id="89" w:name="ref-Beard2012"/>
      <w:bookmarkEnd w:id="88"/>
      <w:r>
        <w:rPr>
          <w:b/>
          <w:bCs/>
        </w:rPr>
        <w:t xml:space="preserve">Beard, J. J., R. Ochoa, R. Bauchan G., D. Trice M., J. Redford A., W. Walters T., and C. </w:t>
      </w:r>
      <w:proofErr w:type="spellStart"/>
      <w:r>
        <w:rPr>
          <w:b/>
          <w:bCs/>
        </w:rPr>
        <w:t>Mitter</w:t>
      </w:r>
      <w:proofErr w:type="spellEnd"/>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rPr>
          <w:del w:id="90" w:author="Fife, Austin N" w:date="2021-03-29T15:34:00Z"/>
        </w:rPr>
      </w:pPr>
    </w:p>
    <w:p w14:paraId="092FC89B" w14:textId="77777777" w:rsidR="00D23897" w:rsidRDefault="00E515FA">
      <w:pPr>
        <w:pStyle w:val="Bibliography"/>
        <w:rPr>
          <w:u w:val="single"/>
          <w:rPrChange w:id="91" w:author="Fife, Austin N" w:date="2021-03-29T15:34:00Z">
            <w:rPr/>
          </w:rPrChange>
        </w:rPr>
        <w:pPrChange w:id="92" w:author="Fife, Austin N" w:date="2021-03-29T15:34:00Z">
          <w:pPr>
            <w:pStyle w:val="NormalWeb"/>
            <w:shd w:val="clear" w:color="auto" w:fill="FFFFFF"/>
            <w:spacing w:before="0" w:beforeAutospacing="0" w:after="0" w:afterAutospacing="0"/>
            <w:jc w:val="both"/>
          </w:pPr>
        </w:pPrChange>
      </w:pPr>
      <w:r w:rsidRPr="00D23897">
        <w:rPr>
          <w:b/>
          <w:rPrChange w:id="93" w:author="Fife, Austin N" w:date="2021-03-29T15:34:00Z">
            <w:rPr/>
          </w:rPrChange>
        </w:rPr>
        <w:t>Beard, J.J., Ochoa, R., Braswell, W.E. &amp; Bauchan, G.R., 2015.</w:t>
      </w:r>
      <w:r w:rsidRPr="00E367FE">
        <w:t xml:space="preserve"> </w:t>
      </w:r>
      <w:proofErr w:type="spellStart"/>
      <w:r w:rsidRPr="00370DF2">
        <w:rPr>
          <w:i/>
          <w:iCs/>
        </w:rPr>
        <w:t>Brevipalpus</w:t>
      </w:r>
      <w:proofErr w:type="spellEnd"/>
      <w:r w:rsidRPr="00370DF2">
        <w:rPr>
          <w:i/>
          <w:iCs/>
        </w:rPr>
        <w:t xml:space="preserve"> </w:t>
      </w:r>
      <w:proofErr w:type="spellStart"/>
      <w:r w:rsidRPr="00370DF2">
        <w:rPr>
          <w:i/>
          <w:iCs/>
        </w:rPr>
        <w:t>phoenicis</w:t>
      </w:r>
      <w:proofErr w:type="spellEnd"/>
      <w:r w:rsidRPr="00E367FE">
        <w:t xml:space="preserve"> (</w:t>
      </w:r>
      <w:proofErr w:type="spellStart"/>
      <w:r w:rsidRPr="00E367FE">
        <w:t>Geijskes</w:t>
      </w:r>
      <w:proofErr w:type="spellEnd"/>
      <w:r w:rsidRPr="00E367FE">
        <w:t xml:space="preserve">) species complex (Acari: </w:t>
      </w:r>
      <w:proofErr w:type="spellStart"/>
      <w:r w:rsidRPr="00E367FE">
        <w:t>Tenuipalpidae</w:t>
      </w:r>
      <w:proofErr w:type="spellEnd"/>
      <w:r w:rsidRPr="00E367FE">
        <w:t xml:space="preserve">) – a closer look. </w:t>
      </w:r>
      <w:proofErr w:type="spellStart"/>
      <w:r w:rsidRPr="00E367FE">
        <w:t>Zootaxa</w:t>
      </w:r>
      <w:proofErr w:type="spellEnd"/>
      <w:r w:rsidRPr="00E367FE">
        <w:t xml:space="preserve">. 3944,1–67. </w:t>
      </w:r>
      <w:r w:rsidRPr="00E367FE">
        <w:rPr>
          <w:u w:val="single"/>
        </w:rPr>
        <w:t>doi:10.11646/zootaxa.3944.1.1</w:t>
      </w:r>
      <w:bookmarkStart w:id="94" w:name="ref-Begtrup1972"/>
      <w:bookmarkEnd w:id="89"/>
    </w:p>
    <w:p w14:paraId="2EE60C4E" w14:textId="2B7B4ACA" w:rsidR="00E515FA" w:rsidRDefault="00E515FA">
      <w:pPr>
        <w:pStyle w:val="Bibliography"/>
        <w:rPr>
          <w:del w:id="95" w:author="Fife, Austin N" w:date="2021-03-29T15:34:00Z"/>
        </w:rPr>
      </w:pPr>
    </w:p>
    <w:p w14:paraId="16B1796E" w14:textId="1F227D5B" w:rsidR="004F205A" w:rsidRPr="00D23897" w:rsidRDefault="00A667EB">
      <w:pPr>
        <w:pStyle w:val="Bibliography"/>
        <w:rPr>
          <w:u w:val="single"/>
          <w:rPrChange w:id="96" w:author="Fife, Austin N" w:date="2021-03-29T15:34:00Z">
            <w:rPr/>
          </w:rPrChange>
        </w:rPr>
      </w:pPr>
      <w:proofErr w:type="spellStart"/>
      <w:r>
        <w:rPr>
          <w:b/>
          <w:bCs/>
        </w:rPr>
        <w:t>Begtrup</w:t>
      </w:r>
      <w:proofErr w:type="spellEnd"/>
      <w:r>
        <w:rPr>
          <w:b/>
          <w:bCs/>
        </w:rPr>
        <w:t>,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97" w:name="ref-BeltranBeltran2020"/>
      <w:bookmarkEnd w:id="94"/>
      <w:r>
        <w:rPr>
          <w:b/>
          <w:bCs/>
        </w:rPr>
        <w:t xml:space="preserve">Beltran-Beltran, A. K., M. T. </w:t>
      </w:r>
      <w:proofErr w:type="spellStart"/>
      <w:r>
        <w:rPr>
          <w:b/>
          <w:bCs/>
        </w:rPr>
        <w:t>Santillán</w:t>
      </w:r>
      <w:proofErr w:type="spellEnd"/>
      <w:r>
        <w:rPr>
          <w:b/>
          <w:bCs/>
        </w:rPr>
        <w:t xml:space="preserve">-Galicia, A. W. Guzmán-Franco, D. </w:t>
      </w:r>
      <w:proofErr w:type="spellStart"/>
      <w:r>
        <w:rPr>
          <w:b/>
          <w:bCs/>
        </w:rPr>
        <w:t>Teliz</w:t>
      </w:r>
      <w:proofErr w:type="spellEnd"/>
      <w:r>
        <w:rPr>
          <w:b/>
          <w:bCs/>
        </w:rPr>
        <w:t xml:space="preserve">-Ortiz, M. A. Gutiérrez-Espinoza, F. Romero-Rosales, and P. L. </w:t>
      </w:r>
      <w:proofErr w:type="spellStart"/>
      <w:r>
        <w:rPr>
          <w:b/>
          <w:bCs/>
        </w:rPr>
        <w:t>Robles-Garcı́a</w:t>
      </w:r>
      <w:proofErr w:type="spellEnd"/>
      <w:r>
        <w:t xml:space="preserve">. </w:t>
      </w:r>
      <w:r>
        <w:rPr>
          <w:b/>
          <w:bCs/>
        </w:rPr>
        <w:t>2020</w:t>
      </w:r>
      <w:r>
        <w:t xml:space="preserve">. Incidence of citrus leprosis virus c and orchid fleck </w:t>
      </w:r>
      <w:proofErr w:type="spellStart"/>
      <w:r>
        <w:t>dichorhavirus</w:t>
      </w:r>
      <w:proofErr w:type="spellEnd"/>
      <w:r>
        <w:t xml:space="preserve"> citrus strain in mites of the genus </w:t>
      </w:r>
      <w:proofErr w:type="spellStart"/>
      <w:r>
        <w:rPr>
          <w:i/>
          <w:iCs/>
        </w:rPr>
        <w:t>Brevipalpus</w:t>
      </w:r>
      <w:proofErr w:type="spellEnd"/>
      <w:r>
        <w:t xml:space="preserve"> in Mexico. Journal of Economic Entomology. 113: 1576–1581.</w:t>
      </w:r>
    </w:p>
    <w:p w14:paraId="16B17970" w14:textId="77777777" w:rsidR="004F205A" w:rsidRDefault="00A667EB">
      <w:pPr>
        <w:pStyle w:val="Bibliography"/>
      </w:pPr>
      <w:bookmarkStart w:id="98" w:name="ref-Blanchfield2001"/>
      <w:bookmarkEnd w:id="97"/>
      <w:proofErr w:type="spellStart"/>
      <w:r>
        <w:rPr>
          <w:b/>
          <w:bCs/>
        </w:rPr>
        <w:t>Blanchfield</w:t>
      </w:r>
      <w:proofErr w:type="spellEnd"/>
      <w:r>
        <w:rPr>
          <w:b/>
          <w:bCs/>
        </w:rPr>
        <w:t xml:space="preserve">, A. L., A. M. Mackenzie, A. Gibbs, H. Kondo, T. </w:t>
      </w:r>
      <w:proofErr w:type="spellStart"/>
      <w:r>
        <w:rPr>
          <w:b/>
          <w:bCs/>
        </w:rPr>
        <w:t>Tamada</w:t>
      </w:r>
      <w:proofErr w:type="spellEnd"/>
      <w:r>
        <w:rPr>
          <w:b/>
          <w:bCs/>
        </w:rPr>
        <w:t>,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99" w:name="ref-Bratsch2015"/>
      <w:bookmarkEnd w:id="98"/>
      <w:proofErr w:type="spellStart"/>
      <w:r>
        <w:rPr>
          <w:b/>
          <w:bCs/>
        </w:rPr>
        <w:t>Bratsch</w:t>
      </w:r>
      <w:proofErr w:type="spellEnd"/>
      <w:r>
        <w:rPr>
          <w:b/>
          <w:bCs/>
        </w:rPr>
        <w:t>,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100" w:name="ref-Broussard2007"/>
      <w:bookmarkEnd w:id="99"/>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101" w:name="ref-Campos2002"/>
      <w:bookmarkEnd w:id="100"/>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102" w:name="ref-Chambers2019"/>
      <w:bookmarkEnd w:id="101"/>
      <w:r>
        <w:rPr>
          <w:b/>
          <w:bCs/>
        </w:rPr>
        <w:t xml:space="preserve">Chambers, A. H., P. Moon, V. Edmond, and E. </w:t>
      </w:r>
      <w:proofErr w:type="spellStart"/>
      <w:r>
        <w:rPr>
          <w:b/>
          <w:bCs/>
        </w:rPr>
        <w:t>Bassil</w:t>
      </w:r>
      <w:proofErr w:type="spellEnd"/>
      <w:r>
        <w:t xml:space="preserve">. </w:t>
      </w:r>
      <w:r>
        <w:rPr>
          <w:b/>
          <w:bCs/>
        </w:rPr>
        <w:t>2019</w:t>
      </w:r>
      <w:r>
        <w:t>. Vanilla cultivation in southern Florida. EDIS. 2019: 7.</w:t>
      </w:r>
    </w:p>
    <w:p w14:paraId="16B17975" w14:textId="77777777" w:rsidR="004F205A" w:rsidRDefault="00A667EB">
      <w:pPr>
        <w:pStyle w:val="Bibliography"/>
      </w:pPr>
      <w:bookmarkStart w:id="103" w:name="ref-Chang1991"/>
      <w:bookmarkEnd w:id="102"/>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w:t>
      </w:r>
      <w:proofErr w:type="spellStart"/>
      <w:r>
        <w:t>Pathol</w:t>
      </w:r>
      <w:proofErr w:type="spellEnd"/>
      <w:r>
        <w:t>. 7: 118–129.</w:t>
      </w:r>
    </w:p>
    <w:p w14:paraId="16B17976" w14:textId="77777777" w:rsidR="004F205A" w:rsidRDefault="00A667EB">
      <w:pPr>
        <w:pStyle w:val="Bibliography"/>
      </w:pPr>
      <w:bookmarkStart w:id="104" w:name="ref-Chang1976"/>
      <w:bookmarkEnd w:id="103"/>
      <w:r>
        <w:rPr>
          <w:b/>
          <w:bCs/>
        </w:rPr>
        <w:t xml:space="preserve">Chang, M. U., Arai. Kei, Doi. Yoji, and </w:t>
      </w:r>
      <w:proofErr w:type="spellStart"/>
      <w:r>
        <w:rPr>
          <w:b/>
          <w:bCs/>
        </w:rPr>
        <w:t>Yora</w:t>
      </w:r>
      <w:proofErr w:type="spellEnd"/>
      <w:r>
        <w:rPr>
          <w:b/>
          <w:bCs/>
        </w:rPr>
        <w:t>.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105" w:name="ref-Chase2009"/>
      <w:bookmarkEnd w:id="104"/>
      <w:r>
        <w:rPr>
          <w:b/>
          <w:bCs/>
        </w:rPr>
        <w:t>Chase, Mark. W., James. L. Reveal, and M. F. Fay</w:t>
      </w:r>
      <w:r>
        <w:t xml:space="preserve">. </w:t>
      </w:r>
      <w:r>
        <w:rPr>
          <w:b/>
          <w:bCs/>
        </w:rPr>
        <w:t>2009</w:t>
      </w:r>
      <w:r>
        <w:t xml:space="preserve">. A </w:t>
      </w:r>
      <w:proofErr w:type="spellStart"/>
      <w:r>
        <w:t>subfamilial</w:t>
      </w:r>
      <w:proofErr w:type="spellEnd"/>
      <w:r>
        <w:t xml:space="preserve"> classification for the expanded </w:t>
      </w:r>
      <w:proofErr w:type="spellStart"/>
      <w:r>
        <w:t>asparagalean</w:t>
      </w:r>
      <w:proofErr w:type="spellEnd"/>
      <w:r>
        <w:t xml:space="preserve"> families </w:t>
      </w:r>
      <w:proofErr w:type="spellStart"/>
      <w:r>
        <w:t>amaryllidaceae</w:t>
      </w:r>
      <w:proofErr w:type="spellEnd"/>
      <w:r>
        <w:t xml:space="preserve">, </w:t>
      </w:r>
      <w:proofErr w:type="spellStart"/>
      <w:r>
        <w:t>asparagaceae</w:t>
      </w:r>
      <w:proofErr w:type="spellEnd"/>
      <w:r>
        <w:t xml:space="preserve"> and </w:t>
      </w:r>
      <w:proofErr w:type="spellStart"/>
      <w:r>
        <w:t>xanthorrhoeaceae</w:t>
      </w:r>
      <w:proofErr w:type="spellEnd"/>
      <w:r>
        <w:t>. Botanical Journal of the Linnean Society. 161: 132–136.</w:t>
      </w:r>
    </w:p>
    <w:p w14:paraId="16B17978" w14:textId="77777777" w:rsidR="004F205A" w:rsidRDefault="00A667EB">
      <w:pPr>
        <w:pStyle w:val="Bibliography"/>
      </w:pPr>
      <w:bookmarkStart w:id="106" w:name="ref-Chen2006"/>
      <w:bookmarkEnd w:id="105"/>
      <w:r>
        <w:rPr>
          <w:b/>
          <w:bCs/>
        </w:rPr>
        <w:t xml:space="preserve">Chen, T.-Y., J. V. French, T.-X. Liu, and J. V. da </w:t>
      </w:r>
      <w:proofErr w:type="spellStart"/>
      <w:r>
        <w:rPr>
          <w:b/>
          <w:bCs/>
        </w:rPr>
        <w:t>Graça</w:t>
      </w:r>
      <w:proofErr w:type="spellEnd"/>
      <w:r>
        <w:t xml:space="preserve">. </w:t>
      </w:r>
      <w:r>
        <w:rPr>
          <w:b/>
          <w:bCs/>
        </w:rPr>
        <w:t>2006</w:t>
      </w:r>
      <w:r>
        <w:t xml:space="preserve">. Predation of </w:t>
      </w:r>
      <w:proofErr w:type="spellStart"/>
      <w:r>
        <w:rPr>
          <w:i/>
          <w:iCs/>
        </w:rPr>
        <w:t>Galendromus</w:t>
      </w:r>
      <w:proofErr w:type="spellEnd"/>
      <w:r>
        <w:rPr>
          <w:i/>
          <w:iCs/>
        </w:rPr>
        <w:t xml:space="preserve"> </w:t>
      </w:r>
      <w:proofErr w:type="spellStart"/>
      <w:r>
        <w:rPr>
          <w:i/>
          <w:iCs/>
        </w:rPr>
        <w:t>helveolus</w:t>
      </w:r>
      <w:proofErr w:type="spellEnd"/>
      <w:r>
        <w:t xml:space="preserve"> (acari: </w:t>
      </w:r>
      <w:proofErr w:type="spellStart"/>
      <w:r>
        <w:t>Phytoseiidae</w:t>
      </w:r>
      <w:proofErr w:type="spellEnd"/>
      <w:r>
        <w:t xml:space="preserve">) on </w:t>
      </w:r>
      <w:proofErr w:type="spellStart"/>
      <w:r>
        <w:rPr>
          <w:i/>
          <w:iCs/>
        </w:rPr>
        <w:t>Brevipalpus</w:t>
      </w:r>
      <w:proofErr w:type="spellEnd"/>
      <w:r>
        <w:rPr>
          <w:i/>
          <w:iCs/>
        </w:rPr>
        <w:t xml:space="preserve"> </w:t>
      </w:r>
      <w:proofErr w:type="spellStart"/>
      <w:r>
        <w:rPr>
          <w:i/>
          <w:iCs/>
        </w:rPr>
        <w:t>californicus</w:t>
      </w:r>
      <w:proofErr w:type="spellEnd"/>
      <w:r>
        <w:t xml:space="preserve"> (acari: </w:t>
      </w:r>
      <w:proofErr w:type="spellStart"/>
      <w:r>
        <w:t>tenuipalpidae</w:t>
      </w:r>
      <w:proofErr w:type="spellEnd"/>
      <w:r>
        <w:t>). Biocontrol Science and Technology. 16: 753–759.</w:t>
      </w:r>
    </w:p>
    <w:p w14:paraId="16B17979" w14:textId="77777777" w:rsidR="004F205A" w:rsidRDefault="00A667EB">
      <w:pPr>
        <w:pStyle w:val="Bibliography"/>
      </w:pPr>
      <w:bookmarkStart w:id="107" w:name="ref-Childers2011"/>
      <w:bookmarkEnd w:id="106"/>
      <w:r>
        <w:rPr>
          <w:b/>
          <w:bCs/>
        </w:rPr>
        <w:t>Childers, C. C., and J. C. V. Rodrigues</w:t>
      </w:r>
      <w:r>
        <w:t xml:space="preserve">. </w:t>
      </w:r>
      <w:r>
        <w:rPr>
          <w:b/>
          <w:bCs/>
        </w:rPr>
        <w:t>2011</w:t>
      </w:r>
      <w:r>
        <w:t xml:space="preserve">. An overview of </w:t>
      </w:r>
      <w:proofErr w:type="spellStart"/>
      <w:r>
        <w:rPr>
          <w:i/>
          <w:iCs/>
        </w:rPr>
        <w:t>Brevipalpus</w:t>
      </w:r>
      <w:proofErr w:type="spellEnd"/>
      <w:r>
        <w:t xml:space="preserve"> (acari: </w:t>
      </w:r>
      <w:proofErr w:type="spellStart"/>
      <w:r>
        <w:t>Tenuipalpidae</w:t>
      </w:r>
      <w:proofErr w:type="spellEnd"/>
      <w:r>
        <w:t xml:space="preserve">) and the plant viruses they transmit. </w:t>
      </w:r>
      <w:proofErr w:type="spellStart"/>
      <w:r>
        <w:t>Zoosymposia</w:t>
      </w:r>
      <w:proofErr w:type="spellEnd"/>
      <w:r>
        <w:t>. 6: 180–192.</w:t>
      </w:r>
    </w:p>
    <w:p w14:paraId="16B1797A" w14:textId="77777777" w:rsidR="004F205A" w:rsidRDefault="00A667EB">
      <w:pPr>
        <w:pStyle w:val="Bibliography"/>
      </w:pPr>
      <w:bookmarkStart w:id="108" w:name="ref-Childers2003a"/>
      <w:bookmarkEnd w:id="107"/>
      <w:r>
        <w:rPr>
          <w:b/>
          <w:bCs/>
        </w:rPr>
        <w:t>Childers, C. C., J. C. V. Rodrigues, and W. C. Welbourn</w:t>
      </w:r>
      <w:r>
        <w:t xml:space="preserve">. </w:t>
      </w:r>
      <w:r>
        <w:rPr>
          <w:b/>
          <w:bCs/>
        </w:rPr>
        <w:t>2003</w:t>
      </w:r>
      <w:r>
        <w:t xml:space="preserve">. Host plants of </w:t>
      </w:r>
      <w:proofErr w:type="spellStart"/>
      <w:r>
        <w:rPr>
          <w:i/>
          <w:iCs/>
        </w:rPr>
        <w:t>brevipalpus</w:t>
      </w:r>
      <w:proofErr w:type="spellEnd"/>
      <w:r>
        <w:rPr>
          <w:i/>
          <w:iCs/>
        </w:rPr>
        <w:t xml:space="preserve"> </w:t>
      </w:r>
      <w:proofErr w:type="spellStart"/>
      <w:r>
        <w:rPr>
          <w:i/>
          <w:iCs/>
        </w:rPr>
        <w:t>californicus</w:t>
      </w:r>
      <w:proofErr w:type="spellEnd"/>
      <w:r>
        <w:t xml:space="preserve">, </w:t>
      </w:r>
      <w:r>
        <w:rPr>
          <w:i/>
          <w:iCs/>
        </w:rPr>
        <w:t xml:space="preserve">b. </w:t>
      </w:r>
      <w:proofErr w:type="spellStart"/>
      <w:r>
        <w:rPr>
          <w:i/>
          <w:iCs/>
        </w:rPr>
        <w:t>Obovatus</w:t>
      </w:r>
      <w:proofErr w:type="spellEnd"/>
      <w:r>
        <w:t xml:space="preserve">, and </w:t>
      </w:r>
      <w:r>
        <w:rPr>
          <w:i/>
          <w:iCs/>
        </w:rPr>
        <w:t xml:space="preserve">b. </w:t>
      </w:r>
      <w:proofErr w:type="spellStart"/>
      <w:r>
        <w:rPr>
          <w:i/>
          <w:iCs/>
        </w:rPr>
        <w:t>Phoenicis</w:t>
      </w:r>
      <w:proofErr w:type="spellEnd"/>
      <w:r>
        <w:t xml:space="preserve"> (acari: </w:t>
      </w:r>
      <w:proofErr w:type="spellStart"/>
      <w:r>
        <w:t>Tenuipalpidae</w:t>
      </w:r>
      <w:proofErr w:type="spellEnd"/>
      <w:r>
        <w:t>)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109" w:name="ref-Cook2019"/>
      <w:bookmarkEnd w:id="108"/>
      <w:r>
        <w:rPr>
          <w:b/>
          <w:bCs/>
        </w:rPr>
        <w:t xml:space="preserve">Cook, G., W. Kirkman, R. </w:t>
      </w:r>
      <w:proofErr w:type="spellStart"/>
      <w:r>
        <w:rPr>
          <w:b/>
          <w:bCs/>
        </w:rPr>
        <w:t>Clase</w:t>
      </w:r>
      <w:proofErr w:type="spellEnd"/>
      <w:r>
        <w:rPr>
          <w:b/>
          <w:bCs/>
        </w:rPr>
        <w:t xml:space="preserve">, C. Steyn, E. </w:t>
      </w:r>
      <w:proofErr w:type="spellStart"/>
      <w:r>
        <w:rPr>
          <w:b/>
          <w:bCs/>
        </w:rPr>
        <w:t>Basson</w:t>
      </w:r>
      <w:proofErr w:type="spellEnd"/>
      <w:r>
        <w:rPr>
          <w:b/>
          <w:bCs/>
        </w:rPr>
        <w:t xml:space="preserve">, P. H. Fourie, S. D. Moore, T. G. Grout, E. Carstens, and V. </w:t>
      </w:r>
      <w:proofErr w:type="spellStart"/>
      <w:r>
        <w:rPr>
          <w:b/>
          <w:bCs/>
        </w:rPr>
        <w:t>Hattingh</w:t>
      </w:r>
      <w:proofErr w:type="spellEnd"/>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110" w:name="ref-Dietzgen2018a"/>
      <w:bookmarkEnd w:id="109"/>
      <w:proofErr w:type="spellStart"/>
      <w:r w:rsidRPr="00A667EB">
        <w:rPr>
          <w:b/>
        </w:rPr>
        <w:t>Dietzgen</w:t>
      </w:r>
      <w:proofErr w:type="spellEnd"/>
      <w:r w:rsidRPr="00A667EB">
        <w:rPr>
          <w:b/>
        </w:rPr>
        <w:t>, R. G., J. Freitas-</w:t>
      </w:r>
      <w:proofErr w:type="spellStart"/>
      <w:r w:rsidRPr="00A667EB">
        <w:rPr>
          <w:b/>
        </w:rPr>
        <w:t>Astúa</w:t>
      </w:r>
      <w:proofErr w:type="spellEnd"/>
      <w:r w:rsidRPr="00A667EB">
        <w:rPr>
          <w:b/>
        </w:rPr>
        <w:t xml:space="preserve">, C. </w:t>
      </w:r>
      <w:proofErr w:type="spellStart"/>
      <w:r w:rsidRPr="00A667EB">
        <w:rPr>
          <w:b/>
        </w:rPr>
        <w:t>Chabi</w:t>
      </w:r>
      <w:proofErr w:type="spellEnd"/>
      <w:r w:rsidRPr="00A667EB">
        <w:rPr>
          <w:b/>
        </w:rPr>
        <w:t xml:space="preserve">-Jesus, P. L. Ramos-González, M. M. </w:t>
      </w:r>
      <w:proofErr w:type="spellStart"/>
      <w:r w:rsidRPr="00A667EB">
        <w:rPr>
          <w:b/>
        </w:rPr>
        <w:t>Goodin</w:t>
      </w:r>
      <w:proofErr w:type="spellEnd"/>
      <w:r w:rsidRPr="00A667EB">
        <w:rPr>
          <w:b/>
        </w:rPr>
        <w:t xml:space="preserve">, H. Kondo, A. D. </w:t>
      </w:r>
      <w:proofErr w:type="spellStart"/>
      <w:r w:rsidRPr="00A667EB">
        <w:rPr>
          <w:b/>
        </w:rPr>
        <w:t>Tassi</w:t>
      </w:r>
      <w:proofErr w:type="spellEnd"/>
      <w:r w:rsidRPr="00A667EB">
        <w:rPr>
          <w:b/>
        </w:rPr>
        <w:t>, and E. W. Kitajima</w:t>
      </w:r>
      <w:r w:rsidRPr="00A667EB">
        <w:t xml:space="preserve">. </w:t>
      </w:r>
      <w:r>
        <w:rPr>
          <w:b/>
          <w:bCs/>
        </w:rPr>
        <w:t>2018</w:t>
      </w:r>
      <w:r>
        <w:t xml:space="preserve">. </w:t>
      </w:r>
      <w:proofErr w:type="spellStart"/>
      <w:r>
        <w:t>Dichorhaviruses</w:t>
      </w:r>
      <w:proofErr w:type="spellEnd"/>
      <w:r>
        <w:t xml:space="preserve">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111" w:name="ref-Dietzgen2014"/>
      <w:bookmarkEnd w:id="110"/>
      <w:proofErr w:type="spellStart"/>
      <w:r>
        <w:rPr>
          <w:b/>
          <w:bCs/>
        </w:rPr>
        <w:t>Dietzgen</w:t>
      </w:r>
      <w:proofErr w:type="spellEnd"/>
      <w:r>
        <w:rPr>
          <w:b/>
          <w:bCs/>
        </w:rPr>
        <w:t>, R. G., J. H. Kuhn, A. N. Clawson, J. Freitas-</w:t>
      </w:r>
      <w:proofErr w:type="spellStart"/>
      <w:r>
        <w:rPr>
          <w:b/>
          <w:bCs/>
        </w:rPr>
        <w:t>Astúa</w:t>
      </w:r>
      <w:proofErr w:type="spellEnd"/>
      <w:r>
        <w:rPr>
          <w:b/>
          <w:bCs/>
        </w:rPr>
        <w:t xml:space="preserve">, M. M. </w:t>
      </w:r>
      <w:proofErr w:type="spellStart"/>
      <w:r>
        <w:rPr>
          <w:b/>
          <w:bCs/>
        </w:rPr>
        <w:t>Goodin</w:t>
      </w:r>
      <w:proofErr w:type="spellEnd"/>
      <w:r>
        <w:rPr>
          <w:b/>
          <w:bCs/>
        </w:rPr>
        <w:t>, E. W. Kitajima, H. Kondo, T. Wetzel, and A. E. Whitfield</w:t>
      </w:r>
      <w:r>
        <w:t xml:space="preserve">. </w:t>
      </w:r>
      <w:r>
        <w:rPr>
          <w:b/>
          <w:bCs/>
        </w:rPr>
        <w:t>2014</w:t>
      </w:r>
      <w:r>
        <w:t xml:space="preserve">. </w:t>
      </w:r>
      <w:proofErr w:type="spellStart"/>
      <w:r>
        <w:t>Dichorhavirus</w:t>
      </w:r>
      <w:proofErr w:type="spellEnd"/>
      <w:r>
        <w:t xml:space="preserve">: A proposed new genus for </w:t>
      </w:r>
      <w:proofErr w:type="spellStart"/>
      <w:r>
        <w:rPr>
          <w:i/>
          <w:iCs/>
        </w:rPr>
        <w:t>Brevipalpus</w:t>
      </w:r>
      <w:proofErr w:type="spellEnd"/>
      <w:r>
        <w:t xml:space="preserve"> mite-transmitted, nuclear, bacilliform, bipartite, negative-strand RNA plant viruses. Archives of Virology. 159: 607–619.</w:t>
      </w:r>
    </w:p>
    <w:p w14:paraId="16B1797E" w14:textId="77777777" w:rsidR="004F205A" w:rsidRDefault="00A667EB">
      <w:pPr>
        <w:pStyle w:val="Bibliography"/>
      </w:pPr>
      <w:bookmarkStart w:id="112" w:name="ref-Dietzgen2018b"/>
      <w:bookmarkEnd w:id="111"/>
      <w:proofErr w:type="spellStart"/>
      <w:r>
        <w:rPr>
          <w:b/>
          <w:bCs/>
        </w:rPr>
        <w:t>Dietzgen</w:t>
      </w:r>
      <w:proofErr w:type="spellEnd"/>
      <w:r>
        <w:rPr>
          <w:b/>
          <w:bCs/>
        </w:rPr>
        <w:t xml:space="preserve">, R. G., A. D. </w:t>
      </w:r>
      <w:proofErr w:type="spellStart"/>
      <w:r>
        <w:rPr>
          <w:b/>
          <w:bCs/>
        </w:rPr>
        <w:t>Tassi</w:t>
      </w:r>
      <w:proofErr w:type="spellEnd"/>
      <w:r>
        <w:rPr>
          <w:b/>
          <w:bCs/>
        </w:rPr>
        <w:t>, J. Freitas-</w:t>
      </w:r>
      <w:proofErr w:type="spellStart"/>
      <w:r>
        <w:rPr>
          <w:b/>
          <w:bCs/>
        </w:rPr>
        <w:t>Astúa</w:t>
      </w:r>
      <w:proofErr w:type="spellEnd"/>
      <w:r>
        <w:rPr>
          <w:b/>
          <w:bCs/>
        </w:rPr>
        <w:t>,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113" w:name="ref-Doi1977"/>
      <w:bookmarkEnd w:id="112"/>
      <w:r>
        <w:rPr>
          <w:b/>
          <w:bCs/>
        </w:rPr>
        <w:t xml:space="preserve">Doi, Y., M. U. Chang, and K. </w:t>
      </w:r>
      <w:proofErr w:type="spellStart"/>
      <w:r>
        <w:rPr>
          <w:b/>
          <w:bCs/>
        </w:rPr>
        <w:t>Yora</w:t>
      </w:r>
      <w:proofErr w:type="spellEnd"/>
      <w:r>
        <w:t xml:space="preserve">. </w:t>
      </w:r>
      <w:r>
        <w:rPr>
          <w:b/>
          <w:bCs/>
        </w:rPr>
        <w:t>1977</w:t>
      </w:r>
      <w:r>
        <w:t>. Orchid fleck virus. CMI/AAB descriptions of plant viruses.</w:t>
      </w:r>
    </w:p>
    <w:p w14:paraId="16B17980" w14:textId="77777777" w:rsidR="004F205A" w:rsidRDefault="00A667EB">
      <w:pPr>
        <w:pStyle w:val="Bibliography"/>
      </w:pPr>
      <w:bookmarkStart w:id="114" w:name="ref-Fantz2008a"/>
      <w:bookmarkEnd w:id="113"/>
      <w:proofErr w:type="spellStart"/>
      <w:r>
        <w:rPr>
          <w:b/>
          <w:bCs/>
        </w:rPr>
        <w:t>Fantz</w:t>
      </w:r>
      <w:proofErr w:type="spellEnd"/>
      <w:r>
        <w:rPr>
          <w:b/>
          <w:bCs/>
        </w:rPr>
        <w:t>, P. R.</w:t>
      </w:r>
      <w:r>
        <w:t xml:space="preserve"> </w:t>
      </w:r>
      <w:r>
        <w:rPr>
          <w:b/>
          <w:bCs/>
        </w:rPr>
        <w:t>2008a</w:t>
      </w:r>
      <w:r>
        <w:t xml:space="preserve">. </w:t>
      </w:r>
      <w:proofErr w:type="spellStart"/>
      <w:r>
        <w:t>Macrophytography</w:t>
      </w:r>
      <w:proofErr w:type="spellEnd"/>
      <w:r>
        <w:t xml:space="preserve"> of cultivated </w:t>
      </w:r>
      <w:proofErr w:type="spellStart"/>
      <w:r>
        <w:t>liriopogons</w:t>
      </w:r>
      <w:proofErr w:type="spellEnd"/>
      <w:r>
        <w:t xml:space="preserve"> and genera delineation. </w:t>
      </w:r>
      <w:proofErr w:type="spellStart"/>
      <w:r>
        <w:t>HortTechnology</w:t>
      </w:r>
      <w:proofErr w:type="spellEnd"/>
      <w:r>
        <w:t>. 18: 334–342.</w:t>
      </w:r>
    </w:p>
    <w:p w14:paraId="16B17981" w14:textId="77777777" w:rsidR="004F205A" w:rsidRDefault="00A667EB">
      <w:pPr>
        <w:pStyle w:val="Bibliography"/>
      </w:pPr>
      <w:bookmarkStart w:id="115" w:name="ref-Fantz2008b"/>
      <w:bookmarkEnd w:id="114"/>
      <w:proofErr w:type="spellStart"/>
      <w:r>
        <w:rPr>
          <w:b/>
          <w:bCs/>
        </w:rPr>
        <w:t>Fantz</w:t>
      </w:r>
      <w:proofErr w:type="spellEnd"/>
      <w:r>
        <w:rPr>
          <w:b/>
          <w:bCs/>
        </w:rPr>
        <w:t>, P. R.</w:t>
      </w:r>
      <w:r>
        <w:t xml:space="preserve"> </w:t>
      </w:r>
      <w:r>
        <w:rPr>
          <w:b/>
          <w:bCs/>
        </w:rPr>
        <w:t>2008b</w:t>
      </w:r>
      <w:r>
        <w:t xml:space="preserve">. Species of </w:t>
      </w:r>
      <w:r>
        <w:rPr>
          <w:i/>
          <w:iCs/>
        </w:rPr>
        <w:t>Liriope</w:t>
      </w:r>
      <w:r>
        <w:t xml:space="preserve"> cultivated in the southeastern United States. </w:t>
      </w:r>
      <w:proofErr w:type="spellStart"/>
      <w:r>
        <w:t>HortTechnology</w:t>
      </w:r>
      <w:proofErr w:type="spellEnd"/>
      <w:r>
        <w:t>. 18: 343–348.</w:t>
      </w:r>
    </w:p>
    <w:p w14:paraId="16B17982" w14:textId="77777777" w:rsidR="004F205A" w:rsidRDefault="00A667EB">
      <w:pPr>
        <w:pStyle w:val="Bibliography"/>
      </w:pPr>
      <w:bookmarkStart w:id="116" w:name="ref-Fantz2009"/>
      <w:bookmarkEnd w:id="115"/>
      <w:proofErr w:type="spellStart"/>
      <w:r>
        <w:rPr>
          <w:b/>
          <w:bCs/>
        </w:rPr>
        <w:t>Fantz</w:t>
      </w:r>
      <w:proofErr w:type="spellEnd"/>
      <w:r>
        <w:rPr>
          <w:b/>
          <w:bCs/>
        </w:rPr>
        <w:t>, P. R.</w:t>
      </w:r>
      <w:r>
        <w:t xml:space="preserve"> </w:t>
      </w:r>
      <w:r>
        <w:rPr>
          <w:b/>
          <w:bCs/>
        </w:rPr>
        <w:t>2009</w:t>
      </w:r>
      <w:r>
        <w:t xml:space="preserve">. Names and species of </w:t>
      </w:r>
      <w:r>
        <w:rPr>
          <w:i/>
          <w:iCs/>
        </w:rPr>
        <w:t>Ophiopogon</w:t>
      </w:r>
      <w:r>
        <w:t xml:space="preserve"> cultivated in the southeastern United States. </w:t>
      </w:r>
      <w:proofErr w:type="spellStart"/>
      <w:r>
        <w:t>HortTechnology</w:t>
      </w:r>
      <w:proofErr w:type="spellEnd"/>
      <w:r>
        <w:t>. 19: 385–394.</w:t>
      </w:r>
    </w:p>
    <w:p w14:paraId="16B17983" w14:textId="77777777" w:rsidR="004F205A" w:rsidRPr="003058FF" w:rsidRDefault="00A667EB">
      <w:pPr>
        <w:pStyle w:val="Bibliography"/>
      </w:pPr>
      <w:bookmarkStart w:id="117" w:name="ref-Fantz2015"/>
      <w:bookmarkEnd w:id="116"/>
      <w:proofErr w:type="spellStart"/>
      <w:r>
        <w:rPr>
          <w:b/>
          <w:bCs/>
        </w:rPr>
        <w:t>Fantz</w:t>
      </w:r>
      <w:proofErr w:type="spellEnd"/>
      <w:r>
        <w:rPr>
          <w:b/>
          <w:bCs/>
        </w:rPr>
        <w:t xml:space="preserve">, P. R., D. Carey, T. Avent, and J. </w:t>
      </w:r>
      <w:proofErr w:type="spellStart"/>
      <w:r>
        <w:rPr>
          <w:b/>
          <w:bCs/>
        </w:rPr>
        <w:t>Lattier</w:t>
      </w:r>
      <w:proofErr w:type="spellEnd"/>
      <w:r>
        <w:t xml:space="preserve">. </w:t>
      </w:r>
      <w:r>
        <w:rPr>
          <w:b/>
          <w:bCs/>
        </w:rPr>
        <w:t>2015</w:t>
      </w:r>
      <w:r>
        <w:t xml:space="preserve">. Inventory, descriptions, and keys to segregation and identification of </w:t>
      </w:r>
      <w:proofErr w:type="spellStart"/>
      <w:r>
        <w:t>liriopogons</w:t>
      </w:r>
      <w:proofErr w:type="spellEnd"/>
      <w:r>
        <w:t xml:space="preserve"> cultivated in the southeastern United States. </w:t>
      </w:r>
      <w:proofErr w:type="spellStart"/>
      <w:r>
        <w:t>HortScience</w:t>
      </w:r>
      <w:proofErr w:type="spellEnd"/>
      <w:r>
        <w:t xml:space="preserve">. </w:t>
      </w:r>
      <w:r w:rsidRPr="00A263F6">
        <w:t>50: 957–993.</w:t>
      </w:r>
    </w:p>
    <w:p w14:paraId="16B17984" w14:textId="77777777" w:rsidR="004F205A" w:rsidRPr="0048301C" w:rsidRDefault="00A667EB">
      <w:pPr>
        <w:pStyle w:val="Bibliography"/>
        <w:rPr>
          <w:lang w:val="es-CO"/>
        </w:rPr>
      </w:pPr>
      <w:bookmarkStart w:id="118" w:name="ref-FreitasAstua2002"/>
      <w:bookmarkEnd w:id="117"/>
      <w:r w:rsidRPr="00651213">
        <w:rPr>
          <w:b/>
        </w:rPr>
        <w:t>Freitas-</w:t>
      </w:r>
      <w:proofErr w:type="spellStart"/>
      <w:r w:rsidRPr="00651213">
        <w:rPr>
          <w:b/>
        </w:rPr>
        <w:t>Astúa</w:t>
      </w:r>
      <w:proofErr w:type="spellEnd"/>
      <w:r w:rsidRPr="00651213">
        <w:rPr>
          <w:b/>
        </w:rPr>
        <w:t>, J., L. Moreira, C. Rivera, C. M.</w:t>
      </w:r>
      <w:r w:rsidRPr="00BE4B44">
        <w:rPr>
          <w:b/>
        </w:rPr>
        <w:t xml:space="preserve"> </w:t>
      </w:r>
      <w:proofErr w:type="spellStart"/>
      <w:r w:rsidRPr="00BE4B44">
        <w:rPr>
          <w:b/>
        </w:rPr>
        <w:t>Rodrı́guez</w:t>
      </w:r>
      <w:proofErr w:type="spellEnd"/>
      <w:r w:rsidRPr="00BE4B44">
        <w:rPr>
          <w:b/>
        </w:rPr>
        <w:t>, and E. W. Kitajima</w:t>
      </w:r>
      <w:r w:rsidRPr="00BE4B44">
        <w:t xml:space="preserve">. </w:t>
      </w:r>
      <w:r>
        <w:rPr>
          <w:b/>
          <w:bCs/>
        </w:rPr>
        <w:t>2002</w:t>
      </w:r>
      <w:r>
        <w:t xml:space="preserve">. First report of orchid fleck virus in Costa Rica. </w:t>
      </w:r>
      <w:proofErr w:type="spellStart"/>
      <w:r w:rsidRPr="00A263F6">
        <w:rPr>
          <w:lang w:val="es-419"/>
        </w:rPr>
        <w:t>Plant</w:t>
      </w:r>
      <w:proofErr w:type="spellEnd"/>
      <w:r w:rsidRPr="00A263F6">
        <w:rPr>
          <w:lang w:val="es-419"/>
        </w:rPr>
        <w:t xml:space="preserve"> </w:t>
      </w:r>
      <w:proofErr w:type="spellStart"/>
      <w:r w:rsidRPr="00A263F6">
        <w:rPr>
          <w:lang w:val="es-419"/>
        </w:rPr>
        <w:t>Disease</w:t>
      </w:r>
      <w:proofErr w:type="spellEnd"/>
      <w:r w:rsidRPr="00A263F6">
        <w:rPr>
          <w:lang w:val="es-419"/>
        </w:rPr>
        <w:t xml:space="preserve">. </w:t>
      </w:r>
      <w:r w:rsidRPr="0048301C">
        <w:rPr>
          <w:lang w:val="es-CO"/>
        </w:rPr>
        <w:t>86: 1402–1402.</w:t>
      </w:r>
    </w:p>
    <w:p w14:paraId="16B17985" w14:textId="77777777" w:rsidR="004F205A" w:rsidRDefault="00A667EB">
      <w:pPr>
        <w:pStyle w:val="Bibliography"/>
      </w:pPr>
      <w:bookmarkStart w:id="119" w:name="ref-GarciaEscamilla2018"/>
      <w:bookmarkEnd w:id="118"/>
      <w:r w:rsidRPr="0048301C">
        <w:rPr>
          <w:b/>
          <w:lang w:val="es-CO"/>
        </w:rPr>
        <w:t xml:space="preserve">García-Escamilla, P., Y. Duran-Trujillo, G. Otero-Colina, G. Valdovinos-Ponce, Ma. T. Santillán-Galicia, C. F. </w:t>
      </w:r>
      <w:proofErr w:type="spellStart"/>
      <w:r w:rsidRPr="0048301C">
        <w:rPr>
          <w:b/>
          <w:lang w:val="es-CO"/>
        </w:rPr>
        <w:t>Ortiz-Garcı́a</w:t>
      </w:r>
      <w:proofErr w:type="spellEnd"/>
      <w:r w:rsidRPr="0048301C">
        <w:rPr>
          <w:b/>
          <w:lang w:val="es-CO"/>
        </w:rPr>
        <w:t>, J. J. Velázquez-Monreal, and S. Sánchez-Soto</w:t>
      </w:r>
      <w:r w:rsidRPr="0048301C">
        <w:rPr>
          <w:lang w:val="es-CO"/>
        </w:rPr>
        <w:t xml:space="preserve">. </w:t>
      </w:r>
      <w:r>
        <w:rPr>
          <w:b/>
          <w:bCs/>
        </w:rPr>
        <w:t>2018</w:t>
      </w:r>
      <w:r>
        <w:t xml:space="preserve">. Transmission of viruses associated with cytoplasmic and nuclear leprosis symptoms by </w:t>
      </w:r>
      <w:proofErr w:type="spellStart"/>
      <w:r>
        <w:rPr>
          <w:i/>
          <w:iCs/>
        </w:rPr>
        <w:t>Brevipalpus</w:t>
      </w:r>
      <w:proofErr w:type="spellEnd"/>
      <w:r>
        <w:rPr>
          <w:i/>
          <w:iCs/>
        </w:rPr>
        <w:t xml:space="preserve"> </w:t>
      </w:r>
      <w:proofErr w:type="spellStart"/>
      <w:r>
        <w:rPr>
          <w:i/>
          <w:iCs/>
        </w:rPr>
        <w:t>yothersi</w:t>
      </w:r>
      <w:proofErr w:type="spellEnd"/>
      <w:r>
        <w:t xml:space="preserve"> and </w:t>
      </w:r>
      <w:r>
        <w:rPr>
          <w:i/>
          <w:iCs/>
        </w:rPr>
        <w:t xml:space="preserve">B. </w:t>
      </w:r>
      <w:proofErr w:type="spellStart"/>
      <w:r>
        <w:rPr>
          <w:i/>
          <w:iCs/>
        </w:rPr>
        <w:t>californicus</w:t>
      </w:r>
      <w:proofErr w:type="spellEnd"/>
      <w:r>
        <w:t>. Tropical Plant Pathology. 43: 69–77.</w:t>
      </w:r>
    </w:p>
    <w:p w14:paraId="16B17986" w14:textId="77777777" w:rsidR="004F205A" w:rsidRDefault="00A667EB">
      <w:pPr>
        <w:pStyle w:val="Bibliography"/>
      </w:pPr>
      <w:bookmarkStart w:id="120" w:name="ref-Gibbs2000"/>
      <w:bookmarkEnd w:id="119"/>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16B17987" w14:textId="77777777" w:rsidR="004F205A" w:rsidRPr="005A7F77" w:rsidRDefault="00A667EB">
      <w:pPr>
        <w:pStyle w:val="Bibliography"/>
      </w:pPr>
      <w:bookmarkStart w:id="121" w:name="ref-Kitajima1974"/>
      <w:bookmarkEnd w:id="120"/>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122" w:name="ref-Kitajima2011a"/>
      <w:bookmarkEnd w:id="121"/>
      <w:r w:rsidRPr="005A7F77">
        <w:rPr>
          <w:b/>
        </w:rPr>
        <w:t xml:space="preserve">Kitajima, E. W., C. M. Chagas, R. </w:t>
      </w:r>
      <w:proofErr w:type="spellStart"/>
      <w:r w:rsidRPr="005A7F77">
        <w:rPr>
          <w:b/>
        </w:rPr>
        <w:t>Harakava</w:t>
      </w:r>
      <w:proofErr w:type="spellEnd"/>
      <w:r w:rsidRPr="005A7F77">
        <w:rPr>
          <w:b/>
        </w:rPr>
        <w:t xml:space="preserve">, R. F. </w:t>
      </w:r>
      <w:proofErr w:type="spellStart"/>
      <w:r w:rsidRPr="005A7F77">
        <w:rPr>
          <w:b/>
        </w:rPr>
        <w:t>Calegario</w:t>
      </w:r>
      <w:proofErr w:type="spellEnd"/>
      <w:r w:rsidRPr="005A7F77">
        <w:rPr>
          <w:b/>
        </w:rPr>
        <w:t>, J. Freitas-</w:t>
      </w:r>
      <w:proofErr w:type="spellStart"/>
      <w:r w:rsidRPr="005A7F77">
        <w:rPr>
          <w:b/>
        </w:rPr>
        <w:t>Astúa</w:t>
      </w:r>
      <w:proofErr w:type="spellEnd"/>
      <w:r w:rsidRPr="005A7F77">
        <w:rPr>
          <w:b/>
        </w:rPr>
        <w:t>, J. C. V. Rodrigues, and C. C. Childers</w:t>
      </w:r>
      <w:r w:rsidRPr="005A7F77">
        <w:t xml:space="preserve">. </w:t>
      </w:r>
      <w:r>
        <w:rPr>
          <w:b/>
          <w:bCs/>
        </w:rPr>
        <w:t>2011</w:t>
      </w:r>
      <w:r>
        <w:t>. Citrus leprosis in Florida, USA, appears to have been caused by the nuclear type of citrus leprosis virus (</w:t>
      </w:r>
      <w:proofErr w:type="spellStart"/>
      <w:r>
        <w:t>CilLV</w:t>
      </w:r>
      <w:proofErr w:type="spellEnd"/>
      <w:r>
        <w:t xml:space="preserve">-N). Virus Reviews &amp; Research. </w:t>
      </w:r>
      <w:r w:rsidRPr="00A667EB">
        <w:t>16.</w:t>
      </w:r>
    </w:p>
    <w:p w14:paraId="16B17989" w14:textId="77777777" w:rsidR="004F205A" w:rsidRPr="003A6A59" w:rsidRDefault="00A667EB">
      <w:pPr>
        <w:pStyle w:val="Bibliography"/>
      </w:pPr>
      <w:bookmarkStart w:id="123" w:name="ref-Kitajima2001"/>
      <w:bookmarkEnd w:id="122"/>
      <w:r w:rsidRPr="00A263F6">
        <w:rPr>
          <w:b/>
        </w:rPr>
        <w:t xml:space="preserve">Kitajima, E. W., H. Kondo, A. Mackenzie, J. A. M. Rezende, R. </w:t>
      </w:r>
      <w:proofErr w:type="spellStart"/>
      <w:r w:rsidRPr="00A263F6">
        <w:rPr>
          <w:b/>
        </w:rPr>
        <w:t>Gioria</w:t>
      </w:r>
      <w:proofErr w:type="spellEnd"/>
      <w:r w:rsidRPr="00A263F6">
        <w:rPr>
          <w:b/>
        </w:rPr>
        <w:t xml:space="preserve">, A. Gibbs, and T. </w:t>
      </w:r>
      <w:proofErr w:type="spellStart"/>
      <w:r w:rsidRPr="00A263F6">
        <w:rPr>
          <w:b/>
        </w:rPr>
        <w:t>Tamada</w:t>
      </w:r>
      <w:proofErr w:type="spellEnd"/>
      <w:r w:rsidRPr="00651213">
        <w:t xml:space="preserve">. </w:t>
      </w:r>
      <w:r>
        <w:rPr>
          <w:b/>
          <w:bCs/>
        </w:rPr>
        <w:t>2001</w:t>
      </w:r>
      <w:r>
        <w:t xml:space="preserve">. Comparative cytopathology and immunocytochemistry of Japanese, Australian and Brazilian isolates of orchid fleck virus. Journal of General Plant Pathology. </w:t>
      </w:r>
      <w:r w:rsidRPr="003A6A59">
        <w:t>67: 231–237.</w:t>
      </w:r>
    </w:p>
    <w:p w14:paraId="16B1798A" w14:textId="77777777" w:rsidR="004F205A" w:rsidRDefault="00A667EB">
      <w:pPr>
        <w:pStyle w:val="Bibliography"/>
      </w:pPr>
      <w:bookmarkStart w:id="124" w:name="ref-Kitajima2010"/>
      <w:bookmarkEnd w:id="123"/>
      <w:r w:rsidRPr="003A6A59">
        <w:rPr>
          <w:b/>
        </w:rPr>
        <w:t>Kitajima, E. W., J. C. V. Rodrigues, and J. Freitas-</w:t>
      </w:r>
      <w:proofErr w:type="spellStart"/>
      <w:r w:rsidRPr="003A6A59">
        <w:rPr>
          <w:b/>
        </w:rPr>
        <w:t>Astua</w:t>
      </w:r>
      <w:proofErr w:type="spellEnd"/>
      <w:r w:rsidRPr="003A6A59">
        <w:t xml:space="preserve">. </w:t>
      </w:r>
      <w:r>
        <w:rPr>
          <w:b/>
          <w:bCs/>
        </w:rPr>
        <w:t>2010</w:t>
      </w:r>
      <w:r>
        <w:t xml:space="preserve">. An annotated list of ornamentals naturally found infected by </w:t>
      </w:r>
      <w:proofErr w:type="spellStart"/>
      <w:r>
        <w:rPr>
          <w:i/>
          <w:iCs/>
        </w:rPr>
        <w:t>Brevipalpus</w:t>
      </w:r>
      <w:proofErr w:type="spellEnd"/>
      <w:r>
        <w:t xml:space="preserve"> mite-transmitted viruses. Scientia Agricola. 67: 348–371.</w:t>
      </w:r>
    </w:p>
    <w:p w14:paraId="16B1798B" w14:textId="77777777" w:rsidR="004F205A" w:rsidRDefault="00A667EB">
      <w:pPr>
        <w:pStyle w:val="Bibliography"/>
      </w:pPr>
      <w:bookmarkStart w:id="125" w:name="ref-Knorr1968"/>
      <w:bookmarkEnd w:id="124"/>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126" w:name="ref-Ko1985"/>
      <w:bookmarkEnd w:id="125"/>
      <w:r>
        <w:rPr>
          <w:b/>
          <w:bCs/>
        </w:rPr>
        <w:t xml:space="preserve">Ko, N.-J., F. W. </w:t>
      </w:r>
      <w:proofErr w:type="spellStart"/>
      <w:r>
        <w:rPr>
          <w:b/>
          <w:bCs/>
        </w:rPr>
        <w:t>Zettler</w:t>
      </w:r>
      <w:proofErr w:type="spellEnd"/>
      <w:r>
        <w:rPr>
          <w:b/>
          <w:bCs/>
        </w:rPr>
        <w:t>, J. R. Edwardson, and R. G. Christie</w:t>
      </w:r>
      <w:r>
        <w:t xml:space="preserve">. </w:t>
      </w:r>
      <w:r>
        <w:rPr>
          <w:b/>
          <w:bCs/>
        </w:rPr>
        <w:t>1985</w:t>
      </w:r>
      <w:r>
        <w:t xml:space="preserve">. Light microscopic techniques for detecting orchid viruses. </w:t>
      </w:r>
      <w:r w:rsidRPr="0048301C">
        <w:rPr>
          <w:lang w:val="es-CO"/>
        </w:rPr>
        <w:t xml:space="preserve">Acta </w:t>
      </w:r>
      <w:proofErr w:type="spellStart"/>
      <w:r w:rsidRPr="0048301C">
        <w:rPr>
          <w:lang w:val="es-CO"/>
        </w:rPr>
        <w:t>Horticulturae</w:t>
      </w:r>
      <w:proofErr w:type="spellEnd"/>
      <w:r w:rsidRPr="0048301C">
        <w:rPr>
          <w:lang w:val="es-CO"/>
        </w:rPr>
        <w:t>. 241–254.</w:t>
      </w:r>
    </w:p>
    <w:p w14:paraId="16B1798D" w14:textId="77777777" w:rsidR="004F205A" w:rsidRDefault="00A667EB">
      <w:pPr>
        <w:pStyle w:val="Bibliography"/>
      </w:pPr>
      <w:bookmarkStart w:id="127" w:name="ref-Kondo2006"/>
      <w:bookmarkEnd w:id="126"/>
      <w:r w:rsidRPr="0048301C">
        <w:rPr>
          <w:b/>
          <w:lang w:val="es-CO"/>
        </w:rPr>
        <w:t xml:space="preserve">Kondo, H., T. Maeda, Y. </w:t>
      </w:r>
      <w:proofErr w:type="spellStart"/>
      <w:r w:rsidRPr="0048301C">
        <w:rPr>
          <w:b/>
          <w:lang w:val="es-CO"/>
        </w:rPr>
        <w:t>Shirako</w:t>
      </w:r>
      <w:proofErr w:type="spellEnd"/>
      <w:r w:rsidRPr="0048301C">
        <w:rPr>
          <w:b/>
          <w:lang w:val="es-CO"/>
        </w:rPr>
        <w:t xml:space="preserve">, and T. </w:t>
      </w:r>
      <w:proofErr w:type="spellStart"/>
      <w:r w:rsidRPr="0048301C">
        <w:rPr>
          <w:b/>
          <w:lang w:val="es-CO"/>
        </w:rPr>
        <w:t>Tamada</w:t>
      </w:r>
      <w:proofErr w:type="spellEnd"/>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128" w:name="ref-Kondo2003"/>
      <w:bookmarkEnd w:id="127"/>
      <w:r w:rsidRPr="00BE4B44">
        <w:rPr>
          <w:b/>
          <w:lang w:val="es-419"/>
          <w:rPrChange w:id="129" w:author="Fife, Austin N" w:date="2021-03-26T11:33:00Z">
            <w:rPr>
              <w:b/>
              <w:lang w:val="es-CO"/>
            </w:rPr>
          </w:rPrChange>
        </w:rPr>
        <w:t xml:space="preserve">Kondo, H., T. Maeda, and T. </w:t>
      </w:r>
      <w:proofErr w:type="spellStart"/>
      <w:r w:rsidRPr="00BE4B44">
        <w:rPr>
          <w:b/>
          <w:lang w:val="es-419"/>
          <w:rPrChange w:id="130" w:author="Fife, Austin N" w:date="2021-03-26T11:33:00Z">
            <w:rPr>
              <w:b/>
              <w:lang w:val="es-CO"/>
            </w:rPr>
          </w:rPrChange>
        </w:rPr>
        <w:t>Tamada</w:t>
      </w:r>
      <w:proofErr w:type="spellEnd"/>
      <w:r w:rsidRPr="00BE4B44">
        <w:rPr>
          <w:lang w:val="es-419"/>
          <w:rPrChange w:id="131" w:author="Fife, Austin N" w:date="2021-03-26T11:33:00Z">
            <w:rPr>
              <w:lang w:val="es-CO"/>
            </w:rPr>
          </w:rPrChange>
        </w:rPr>
        <w:t xml:space="preserve">. </w:t>
      </w:r>
      <w:r>
        <w:rPr>
          <w:b/>
          <w:bCs/>
        </w:rPr>
        <w:t>2003</w:t>
      </w:r>
      <w:r>
        <w:t xml:space="preserve">. Orchid fleck virus: </w:t>
      </w:r>
      <w:proofErr w:type="spellStart"/>
      <w:r>
        <w:rPr>
          <w:i/>
          <w:iCs/>
        </w:rPr>
        <w:t>Brevipalpus</w:t>
      </w:r>
      <w:proofErr w:type="spellEnd"/>
      <w:r>
        <w:rPr>
          <w:i/>
          <w:iCs/>
        </w:rPr>
        <w:t xml:space="preserve"> </w:t>
      </w:r>
      <w:proofErr w:type="spellStart"/>
      <w:r>
        <w:rPr>
          <w:i/>
          <w:iCs/>
        </w:rPr>
        <w:t>californicus</w:t>
      </w:r>
      <w:proofErr w:type="spellEnd"/>
      <w:r>
        <w:t xml:space="preserve"> mite transmission, biological </w:t>
      </w:r>
      <w:proofErr w:type="gramStart"/>
      <w:r>
        <w:t>properties</w:t>
      </w:r>
      <w:proofErr w:type="gramEnd"/>
      <w:r>
        <w:t xml:space="preserve"> and genome structure. Experimental and Applied Acarology. 30: 215–223.</w:t>
      </w:r>
    </w:p>
    <w:p w14:paraId="16B1798F" w14:textId="77777777" w:rsidR="004F205A" w:rsidRDefault="00A667EB">
      <w:pPr>
        <w:pStyle w:val="Bibliography"/>
      </w:pPr>
      <w:bookmarkStart w:id="132" w:name="ref-Kondo2014"/>
      <w:bookmarkEnd w:id="128"/>
      <w:r>
        <w:rPr>
          <w:b/>
          <w:bCs/>
        </w:rPr>
        <w:t xml:space="preserve">Kondo, H., K. Maruyama, S. Chiba, I. B. </w:t>
      </w:r>
      <w:proofErr w:type="spellStart"/>
      <w:r>
        <w:rPr>
          <w:b/>
          <w:bCs/>
        </w:rPr>
        <w:t>Andika</w:t>
      </w:r>
      <w:proofErr w:type="spellEnd"/>
      <w:r>
        <w:rPr>
          <w:b/>
          <w:bCs/>
        </w:rPr>
        <w:t>, and N. Suzuki</w:t>
      </w:r>
      <w:r>
        <w:t xml:space="preserve">. </w:t>
      </w:r>
      <w:r>
        <w:rPr>
          <w:b/>
          <w:bCs/>
        </w:rPr>
        <w:t>2014</w:t>
      </w:r>
      <w:r>
        <w:t xml:space="preserve">. Transcriptional mapping of the messenger and leader RNAs of orchid fleck virus, a </w:t>
      </w:r>
      <w:proofErr w:type="spellStart"/>
      <w:r>
        <w:t>bisegmented</w:t>
      </w:r>
      <w:proofErr w:type="spellEnd"/>
      <w:r>
        <w:t xml:space="preserve"> negative-strand RNA virus. Virology. 452-453: 166–174.</w:t>
      </w:r>
    </w:p>
    <w:p w14:paraId="16B17990" w14:textId="77777777" w:rsidR="004F205A" w:rsidRDefault="00A667EB">
      <w:pPr>
        <w:pStyle w:val="Bibliography"/>
      </w:pPr>
      <w:bookmarkStart w:id="133" w:name="ref-Kubo2009b"/>
      <w:bookmarkEnd w:id="132"/>
      <w:r>
        <w:rPr>
          <w:b/>
          <w:bCs/>
        </w:rPr>
        <w:t>Kubo, K. S., J. Freitas-</w:t>
      </w:r>
      <w:proofErr w:type="spellStart"/>
      <w:r>
        <w:rPr>
          <w:b/>
          <w:bCs/>
        </w:rPr>
        <w:t>Astúa</w:t>
      </w:r>
      <w:proofErr w:type="spellEnd"/>
      <w:r>
        <w:rPr>
          <w:b/>
          <w:bCs/>
        </w:rPr>
        <w:t>, M. A. Machado, and E. W. Kitajima</w:t>
      </w:r>
      <w:r>
        <w:t xml:space="preserve">. </w:t>
      </w:r>
      <w:r>
        <w:rPr>
          <w:b/>
          <w:bCs/>
        </w:rPr>
        <w:t>2009</w:t>
      </w:r>
      <w:r>
        <w:t xml:space="preserve">. Orchid fleck symptoms may be caused naturally by two different viruses transmitted by </w:t>
      </w:r>
      <w:proofErr w:type="spellStart"/>
      <w:r>
        <w:rPr>
          <w:i/>
          <w:iCs/>
        </w:rPr>
        <w:t>Brevipalpus</w:t>
      </w:r>
      <w:proofErr w:type="spellEnd"/>
      <w:r>
        <w:t>. Journal of General Plant Pathology. 75: 250–255.</w:t>
      </w:r>
    </w:p>
    <w:p w14:paraId="16B17991" w14:textId="77777777" w:rsidR="004F205A" w:rsidRDefault="00A667EB">
      <w:pPr>
        <w:pStyle w:val="Bibliography"/>
      </w:pPr>
      <w:bookmarkStart w:id="134" w:name="ref-Lattier2014"/>
      <w:bookmarkEnd w:id="133"/>
      <w:proofErr w:type="spellStart"/>
      <w:r>
        <w:rPr>
          <w:b/>
          <w:bCs/>
        </w:rPr>
        <w:t>Lattier</w:t>
      </w:r>
      <w:proofErr w:type="spellEnd"/>
      <w:r>
        <w:rPr>
          <w:b/>
          <w:bCs/>
        </w:rPr>
        <w:t xml:space="preserve">, J. D., T. G. Ranney, P. R. </w:t>
      </w:r>
      <w:proofErr w:type="spellStart"/>
      <w:r>
        <w:rPr>
          <w:b/>
          <w:bCs/>
        </w:rPr>
        <w:t>Fantz</w:t>
      </w:r>
      <w:proofErr w:type="spellEnd"/>
      <w:r>
        <w:rPr>
          <w:b/>
          <w:bCs/>
        </w:rPr>
        <w:t>,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w:t>
      </w:r>
      <w:proofErr w:type="spellStart"/>
      <w:r>
        <w:t>HortScience</w:t>
      </w:r>
      <w:proofErr w:type="spellEnd"/>
      <w:r>
        <w:t>. 49: 145–151.</w:t>
      </w:r>
    </w:p>
    <w:p w14:paraId="16B17992" w14:textId="77777777" w:rsidR="004F205A" w:rsidRDefault="00A667EB">
      <w:pPr>
        <w:pStyle w:val="Bibliography"/>
      </w:pPr>
      <w:bookmarkStart w:id="135" w:name="ref-Leeuwen2015"/>
      <w:bookmarkEnd w:id="134"/>
      <w:r>
        <w:rPr>
          <w:b/>
          <w:bCs/>
        </w:rPr>
        <w:t xml:space="preserve">Leeuwen, T. V., L. </w:t>
      </w:r>
      <w:proofErr w:type="spellStart"/>
      <w:r>
        <w:rPr>
          <w:b/>
          <w:bCs/>
        </w:rPr>
        <w:t>Tirry</w:t>
      </w:r>
      <w:proofErr w:type="spellEnd"/>
      <w:r>
        <w:rPr>
          <w:b/>
          <w:bCs/>
        </w:rPr>
        <w:t xml:space="preserve">, A. Yamamoto, R. </w:t>
      </w:r>
      <w:proofErr w:type="spellStart"/>
      <w:r>
        <w:rPr>
          <w:b/>
          <w:bCs/>
        </w:rPr>
        <w:t>Nauen</w:t>
      </w:r>
      <w:proofErr w:type="spellEnd"/>
      <w:r>
        <w:rPr>
          <w:b/>
          <w:bCs/>
        </w:rPr>
        <w:t xml:space="preserve">, and W. </w:t>
      </w:r>
      <w:proofErr w:type="spellStart"/>
      <w:r>
        <w:rPr>
          <w:b/>
          <w:bCs/>
        </w:rPr>
        <w:t>Dermauw</w:t>
      </w:r>
      <w:proofErr w:type="spellEnd"/>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136" w:name="ref-Leon2010"/>
      <w:bookmarkEnd w:id="135"/>
      <w:r w:rsidRPr="00BE4B44">
        <w:rPr>
          <w:b/>
          <w:bCs/>
          <w:lang w:val="es-419"/>
        </w:rPr>
        <w:t xml:space="preserve">León, G. P.-P. de, and S. A. </w:t>
      </w:r>
      <w:proofErr w:type="spellStart"/>
      <w:r w:rsidRPr="00BE4B44">
        <w:rPr>
          <w:b/>
          <w:bCs/>
          <w:lang w:val="es-419"/>
        </w:rPr>
        <w:t>Nadler</w:t>
      </w:r>
      <w:proofErr w:type="spellEnd"/>
      <w:r w:rsidRPr="00BE4B44">
        <w:rPr>
          <w:lang w:val="es-419"/>
        </w:rP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16B17994" w14:textId="77777777" w:rsidR="004F205A" w:rsidRDefault="00A667EB">
      <w:pPr>
        <w:pStyle w:val="Bibliography"/>
      </w:pPr>
      <w:bookmarkStart w:id="137" w:name="ref-Lesemann1971"/>
      <w:bookmarkEnd w:id="136"/>
      <w:proofErr w:type="spellStart"/>
      <w:r>
        <w:rPr>
          <w:b/>
          <w:bCs/>
        </w:rPr>
        <w:t>Lesemann</w:t>
      </w:r>
      <w:proofErr w:type="spellEnd"/>
      <w:r>
        <w:rPr>
          <w:b/>
          <w:bCs/>
        </w:rPr>
        <w:t xml:space="preserve">, D., and J. </w:t>
      </w:r>
      <w:proofErr w:type="spellStart"/>
      <w:r>
        <w:rPr>
          <w:b/>
          <w:bCs/>
        </w:rPr>
        <w:t>Begtrup</w:t>
      </w:r>
      <w:proofErr w:type="spellEnd"/>
      <w:r>
        <w:t xml:space="preserve">. </w:t>
      </w:r>
      <w:r>
        <w:rPr>
          <w:b/>
          <w:bCs/>
        </w:rPr>
        <w:t>1971</w:t>
      </w:r>
      <w:r>
        <w:t xml:space="preserve">. </w:t>
      </w:r>
      <w:proofErr w:type="spellStart"/>
      <w:r>
        <w:t>Elektronenmikroskopischer</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bazilliformen</w:t>
      </w:r>
      <w:proofErr w:type="spellEnd"/>
      <w:r>
        <w:t xml:space="preserve"> virus in </w:t>
      </w:r>
      <w:r>
        <w:rPr>
          <w:i/>
          <w:iCs/>
        </w:rPr>
        <w:t>Phalaenopsis</w:t>
      </w:r>
      <w:r>
        <w:t>. Journal of Phytopathology. 71: 257–269.</w:t>
      </w:r>
    </w:p>
    <w:p w14:paraId="16B17995" w14:textId="77777777" w:rsidR="004F205A" w:rsidRDefault="00A667EB">
      <w:pPr>
        <w:pStyle w:val="Bibliography"/>
      </w:pPr>
      <w:bookmarkStart w:id="138" w:name="ref-Lesemann1975"/>
      <w:bookmarkEnd w:id="137"/>
      <w:proofErr w:type="spellStart"/>
      <w:r>
        <w:rPr>
          <w:b/>
          <w:bCs/>
        </w:rPr>
        <w:t>Lesemann</w:t>
      </w:r>
      <w:proofErr w:type="spellEnd"/>
      <w:r>
        <w:rPr>
          <w:b/>
          <w:bCs/>
        </w:rPr>
        <w:t xml:space="preserve">, D., and S. </w:t>
      </w:r>
      <w:proofErr w:type="spellStart"/>
      <w:r>
        <w:rPr>
          <w:b/>
          <w:bCs/>
        </w:rPr>
        <w:t>Doraiswamy</w:t>
      </w:r>
      <w:proofErr w:type="spellEnd"/>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139" w:name="ref-Maeda1998"/>
      <w:bookmarkEnd w:id="138"/>
      <w:r>
        <w:rPr>
          <w:b/>
          <w:bCs/>
        </w:rPr>
        <w:t>Maeda, T.</w:t>
      </w:r>
      <w:r>
        <w:t xml:space="preserve"> </w:t>
      </w:r>
      <w:r>
        <w:rPr>
          <w:b/>
          <w:bCs/>
        </w:rPr>
        <w:t>1998</w:t>
      </w:r>
      <w:r>
        <w:t xml:space="preserve">. Evidence that orchid fleck virus is efficiently transmitted in a persistent manner by the mite </w:t>
      </w:r>
      <w:proofErr w:type="spellStart"/>
      <w:r>
        <w:rPr>
          <w:i/>
          <w:iCs/>
        </w:rPr>
        <w:t>Brevipalpus</w:t>
      </w:r>
      <w:proofErr w:type="spellEnd"/>
      <w:r>
        <w:rPr>
          <w:i/>
          <w:iCs/>
        </w:rPr>
        <w:t xml:space="preserve"> </w:t>
      </w:r>
      <w:proofErr w:type="spellStart"/>
      <w:r>
        <w:rPr>
          <w:i/>
          <w:iCs/>
        </w:rPr>
        <w:t>californicus</w:t>
      </w:r>
      <w:proofErr w:type="spellEnd"/>
      <w:r>
        <w:t xml:space="preserve">. </w:t>
      </w:r>
      <w:proofErr w:type="spellStart"/>
      <w:r>
        <w:t>Abstr</w:t>
      </w:r>
      <w:proofErr w:type="spellEnd"/>
      <w:r>
        <w:t>., 7</w:t>
      </w:r>
      <w:r>
        <w:rPr>
          <w:vertAlign w:val="superscript"/>
        </w:rPr>
        <w:t>th</w:t>
      </w:r>
      <w:r>
        <w:t xml:space="preserve"> Int. Cong. Plant </w:t>
      </w:r>
      <w:proofErr w:type="spellStart"/>
      <w:r>
        <w:t>Pathol</w:t>
      </w:r>
      <w:proofErr w:type="spellEnd"/>
      <w:r>
        <w:t>. 3.</w:t>
      </w:r>
    </w:p>
    <w:p w14:paraId="16B17997" w14:textId="77777777" w:rsidR="004F205A" w:rsidRDefault="00A667EB">
      <w:pPr>
        <w:pStyle w:val="Bibliography"/>
      </w:pPr>
      <w:bookmarkStart w:id="140" w:name="ref-Magalhaes2005"/>
      <w:bookmarkEnd w:id="139"/>
      <w:proofErr w:type="spellStart"/>
      <w:r>
        <w:rPr>
          <w:b/>
          <w:bCs/>
        </w:rPr>
        <w:t>Magalhães</w:t>
      </w:r>
      <w:proofErr w:type="spellEnd"/>
      <w:r>
        <w:rPr>
          <w:b/>
          <w:bCs/>
        </w:rPr>
        <w:t xml:space="preserve">, B. P., J. C. V. Rodrigues, D. G. </w:t>
      </w:r>
      <w:proofErr w:type="spellStart"/>
      <w:r>
        <w:rPr>
          <w:b/>
          <w:bCs/>
        </w:rPr>
        <w:t>Boucias</w:t>
      </w:r>
      <w:proofErr w:type="spellEnd"/>
      <w:r>
        <w:rPr>
          <w:b/>
          <w:bCs/>
        </w:rPr>
        <w:t>, and C. C. Childers</w:t>
      </w:r>
      <w:r>
        <w:t xml:space="preserve">. </w:t>
      </w:r>
      <w:r>
        <w:rPr>
          <w:b/>
          <w:bCs/>
        </w:rPr>
        <w:t>2005</w:t>
      </w:r>
      <w:r>
        <w:t xml:space="preserve">. Pathogenicity of </w:t>
      </w:r>
      <w:proofErr w:type="spellStart"/>
      <w:r>
        <w:rPr>
          <w:i/>
          <w:iCs/>
        </w:rPr>
        <w:t>metarhizium</w:t>
      </w:r>
      <w:proofErr w:type="spellEnd"/>
      <w:r>
        <w:rPr>
          <w:i/>
          <w:iCs/>
        </w:rPr>
        <w:t xml:space="preserve"> </w:t>
      </w:r>
      <w:proofErr w:type="spellStart"/>
      <w:r>
        <w:rPr>
          <w:i/>
          <w:iCs/>
        </w:rPr>
        <w:t>anisopliae</w:t>
      </w:r>
      <w:proofErr w:type="spellEnd"/>
      <w:r>
        <w:t xml:space="preserve"> var. </w:t>
      </w:r>
      <w:proofErr w:type="spellStart"/>
      <w:r>
        <w:t>Acridum</w:t>
      </w:r>
      <w:proofErr w:type="spellEnd"/>
      <w:r>
        <w:t xml:space="preserve"> to the false spider mite </w:t>
      </w:r>
      <w:proofErr w:type="spellStart"/>
      <w:r>
        <w:rPr>
          <w:i/>
          <w:iCs/>
        </w:rPr>
        <w:t>brevipalpus</w:t>
      </w:r>
      <w:proofErr w:type="spellEnd"/>
      <w:r>
        <w:rPr>
          <w:i/>
          <w:iCs/>
        </w:rPr>
        <w:t xml:space="preserve"> </w:t>
      </w:r>
      <w:proofErr w:type="spellStart"/>
      <w:r>
        <w:rPr>
          <w:i/>
          <w:iCs/>
        </w:rPr>
        <w:t>phoenicis</w:t>
      </w:r>
      <w:proofErr w:type="spellEnd"/>
      <w:r>
        <w:t xml:space="preserve"> (acari: </w:t>
      </w:r>
      <w:proofErr w:type="spellStart"/>
      <w:r>
        <w:t>tenuipalpidae</w:t>
      </w:r>
      <w:proofErr w:type="spellEnd"/>
      <w:r>
        <w:t>). Florida Entomologist. 88: 195–198.</w:t>
      </w:r>
    </w:p>
    <w:p w14:paraId="16B17998" w14:textId="77777777" w:rsidR="004F205A" w:rsidRDefault="00A667EB">
      <w:pPr>
        <w:pStyle w:val="Bibliography"/>
      </w:pPr>
      <w:bookmarkStart w:id="141" w:name="ref-Masiero2020"/>
      <w:bookmarkEnd w:id="140"/>
      <w:proofErr w:type="spellStart"/>
      <w:r>
        <w:rPr>
          <w:b/>
          <w:bCs/>
        </w:rPr>
        <w:t>Masiero</w:t>
      </w:r>
      <w:proofErr w:type="spellEnd"/>
      <w:r>
        <w:rPr>
          <w:b/>
          <w:bCs/>
        </w:rPr>
        <w:t xml:space="preserve">, E., D. </w:t>
      </w:r>
      <w:proofErr w:type="spellStart"/>
      <w:r>
        <w:rPr>
          <w:b/>
          <w:bCs/>
        </w:rPr>
        <w:t>Banik</w:t>
      </w:r>
      <w:proofErr w:type="spellEnd"/>
      <w:r>
        <w:rPr>
          <w:b/>
          <w:bCs/>
        </w:rPr>
        <w:t xml:space="preserve">, J. </w:t>
      </w:r>
      <w:proofErr w:type="spellStart"/>
      <w:r>
        <w:rPr>
          <w:b/>
          <w:bCs/>
        </w:rPr>
        <w:t>Abson</w:t>
      </w:r>
      <w:proofErr w:type="spellEnd"/>
      <w:r>
        <w:rPr>
          <w:b/>
          <w:bCs/>
        </w:rPr>
        <w:t xml:space="preserve">, P. Greene, A. Slater, and T. </w:t>
      </w:r>
      <w:proofErr w:type="spellStart"/>
      <w:r>
        <w:rPr>
          <w:b/>
          <w:bCs/>
        </w:rPr>
        <w:t>Sgamma</w:t>
      </w:r>
      <w:proofErr w:type="spellEnd"/>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142" w:name="ref-Mcharo2003"/>
      <w:bookmarkEnd w:id="141"/>
      <w:proofErr w:type="spellStart"/>
      <w:r>
        <w:rPr>
          <w:b/>
          <w:bCs/>
        </w:rPr>
        <w:t>Mcharo</w:t>
      </w:r>
      <w:proofErr w:type="spellEnd"/>
      <w:r>
        <w:rPr>
          <w:b/>
          <w:bCs/>
        </w:rPr>
        <w:t xml:space="preserve">, M., E. Bush, D. L. </w:t>
      </w:r>
      <w:proofErr w:type="spellStart"/>
      <w:r>
        <w:rPr>
          <w:b/>
          <w:bCs/>
        </w:rPr>
        <w:t>Bonte</w:t>
      </w:r>
      <w:proofErr w:type="spellEnd"/>
      <w:r>
        <w:rPr>
          <w:b/>
          <w:bCs/>
        </w:rPr>
        <w:t xml:space="preserve">, C. Broussard, and L. </w:t>
      </w:r>
      <w:proofErr w:type="spellStart"/>
      <w:r>
        <w:rPr>
          <w:b/>
          <w:bCs/>
        </w:rPr>
        <w:t>Urbatsch</w:t>
      </w:r>
      <w:proofErr w:type="spellEnd"/>
      <w:r>
        <w:t xml:space="preserve">. </w:t>
      </w:r>
      <w:r>
        <w:rPr>
          <w:b/>
          <w:bCs/>
        </w:rPr>
        <w:t>2003</w:t>
      </w:r>
      <w:r>
        <w:t xml:space="preserve">. Molecular and morphological investigation of ornamental </w:t>
      </w:r>
      <w:proofErr w:type="spellStart"/>
      <w:r>
        <w:t>liriopogons</w:t>
      </w:r>
      <w:proofErr w:type="spellEnd"/>
      <w:r>
        <w:t>. Journal of the American Society for Horticultural Science. 128: 575–577.</w:t>
      </w:r>
    </w:p>
    <w:p w14:paraId="16B1799A" w14:textId="77777777" w:rsidR="004F205A" w:rsidRDefault="00A667EB">
      <w:pPr>
        <w:pStyle w:val="Bibliography"/>
      </w:pPr>
      <w:bookmarkStart w:id="143" w:name="ref-Mei2016"/>
      <w:bookmarkEnd w:id="142"/>
      <w:r>
        <w:rPr>
          <w:b/>
          <w:bCs/>
        </w:rPr>
        <w:t xml:space="preserve">Mei, Y., N. </w:t>
      </w:r>
      <w:proofErr w:type="spellStart"/>
      <w:r>
        <w:rPr>
          <w:b/>
          <w:bCs/>
        </w:rPr>
        <w:t>Bejerman</w:t>
      </w:r>
      <w:proofErr w:type="spellEnd"/>
      <w:r>
        <w:rPr>
          <w:b/>
          <w:bCs/>
        </w:rPr>
        <w:t xml:space="preserve">, K. S. Crew, N. McCaffrey, and R. G. </w:t>
      </w:r>
      <w:proofErr w:type="spellStart"/>
      <w:r>
        <w:rPr>
          <w:b/>
          <w:bCs/>
        </w:rPr>
        <w:t>Dietzgen</w:t>
      </w:r>
      <w:proofErr w:type="spellEnd"/>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144" w:name="ref-Messing2017"/>
      <w:bookmarkEnd w:id="143"/>
      <w:r>
        <w:rPr>
          <w:b/>
          <w:bCs/>
        </w:rPr>
        <w:t>Messing, R., and J. Brodeur</w:t>
      </w:r>
      <w:r>
        <w:t xml:space="preserve">. </w:t>
      </w:r>
      <w:r>
        <w:rPr>
          <w:b/>
          <w:bCs/>
        </w:rPr>
        <w:t>2017</w:t>
      </w:r>
      <w:r>
        <w:t xml:space="preserve">. Current challenges to the implementation of classical biological control. </w:t>
      </w:r>
      <w:proofErr w:type="spellStart"/>
      <w:r>
        <w:t>BioControl</w:t>
      </w:r>
      <w:proofErr w:type="spellEnd"/>
      <w:r>
        <w:t>. 63: 1–9.</w:t>
      </w:r>
    </w:p>
    <w:p w14:paraId="16B1799C" w14:textId="77777777" w:rsidR="004F205A" w:rsidRDefault="00A667EB">
      <w:pPr>
        <w:pStyle w:val="Bibliography"/>
      </w:pPr>
      <w:bookmarkStart w:id="145" w:name="ref-Nesom2010"/>
      <w:bookmarkEnd w:id="144"/>
      <w:proofErr w:type="spellStart"/>
      <w:r>
        <w:rPr>
          <w:b/>
          <w:bCs/>
        </w:rPr>
        <w:t>Nesom</w:t>
      </w:r>
      <w:proofErr w:type="spellEnd"/>
      <w:r>
        <w:rPr>
          <w:b/>
          <w:bCs/>
        </w:rPr>
        <w:t>, G. L.</w:t>
      </w:r>
      <w:r>
        <w:t xml:space="preserve"> </w:t>
      </w:r>
      <w:r>
        <w:rPr>
          <w:b/>
          <w:bCs/>
        </w:rPr>
        <w:t>2010</w:t>
      </w:r>
      <w:r>
        <w:t xml:space="preserve">. Overview of </w:t>
      </w:r>
      <w:r>
        <w:rPr>
          <w:i/>
          <w:iCs/>
        </w:rPr>
        <w:t>liriope</w:t>
      </w:r>
      <w:r>
        <w:t xml:space="preserve"> and </w:t>
      </w:r>
      <w:proofErr w:type="spellStart"/>
      <w:r>
        <w:rPr>
          <w:i/>
          <w:iCs/>
        </w:rPr>
        <w:t>ophiopogon</w:t>
      </w:r>
      <w:proofErr w:type="spellEnd"/>
      <w:r>
        <w:t xml:space="preserve"> (</w:t>
      </w:r>
      <w:proofErr w:type="spellStart"/>
      <w:r>
        <w:t>ruscaceae</w:t>
      </w:r>
      <w:proofErr w:type="spellEnd"/>
      <w:r>
        <w:t xml:space="preserve">) naturalized and commonly cultivated in the USA. </w:t>
      </w:r>
      <w:proofErr w:type="spellStart"/>
      <w:r>
        <w:t>Phytoneuron</w:t>
      </w:r>
      <w:proofErr w:type="spellEnd"/>
      <w:r>
        <w:t>. 56: 1–31.</w:t>
      </w:r>
    </w:p>
    <w:p w14:paraId="16B1799D" w14:textId="77777777" w:rsidR="004F205A" w:rsidRPr="0048301C" w:rsidRDefault="00A667EB">
      <w:pPr>
        <w:pStyle w:val="Bibliography"/>
        <w:rPr>
          <w:lang w:val="es-CO"/>
        </w:rPr>
      </w:pPr>
      <w:bookmarkStart w:id="146" w:name="ref-Omoto2000"/>
      <w:bookmarkEnd w:id="145"/>
      <w:r>
        <w:rPr>
          <w:b/>
          <w:bCs/>
        </w:rPr>
        <w:t>Omoto, C., E. B. Alves, and P. C. Ribeiro</w:t>
      </w:r>
      <w:r>
        <w:t xml:space="preserve">. </w:t>
      </w:r>
      <w:r w:rsidRPr="0048301C">
        <w:rPr>
          <w:b/>
          <w:lang w:val="es-CO"/>
        </w:rPr>
        <w:t>2000</w:t>
      </w:r>
      <w:r w:rsidRPr="0048301C">
        <w:rPr>
          <w:lang w:val="es-CO"/>
        </w:rPr>
        <w:t xml:space="preserve">. </w:t>
      </w:r>
      <w:proofErr w:type="spellStart"/>
      <w:r w:rsidRPr="0048301C">
        <w:rPr>
          <w:lang w:val="es-CO"/>
        </w:rPr>
        <w:t>Detecção</w:t>
      </w:r>
      <w:proofErr w:type="spellEnd"/>
      <w:r w:rsidRPr="0048301C">
        <w:rPr>
          <w:lang w:val="es-CO"/>
        </w:rPr>
        <w:t xml:space="preserve"> e </w:t>
      </w:r>
      <w:proofErr w:type="spellStart"/>
      <w:r w:rsidRPr="0048301C">
        <w:rPr>
          <w:lang w:val="es-CO"/>
        </w:rPr>
        <w:t>monitoramento</w:t>
      </w:r>
      <w:proofErr w:type="spellEnd"/>
      <w:r w:rsidRPr="0048301C">
        <w:rPr>
          <w:lang w:val="es-CO"/>
        </w:rPr>
        <w:t xml:space="preserve"> da </w:t>
      </w:r>
      <w:proofErr w:type="spellStart"/>
      <w:r w:rsidRPr="0048301C">
        <w:rPr>
          <w:lang w:val="es-CO"/>
        </w:rPr>
        <w:t>resistência</w:t>
      </w:r>
      <w:proofErr w:type="spellEnd"/>
      <w:r w:rsidRPr="0048301C">
        <w:rPr>
          <w:lang w:val="es-CO"/>
        </w:rPr>
        <w:t xml:space="preserve"> de </w:t>
      </w:r>
      <w:proofErr w:type="spellStart"/>
      <w:r w:rsidRPr="0048301C">
        <w:rPr>
          <w:i/>
          <w:lang w:val="es-CO"/>
        </w:rPr>
        <w:t>brevipalpus</w:t>
      </w:r>
      <w:proofErr w:type="spellEnd"/>
      <w:r w:rsidRPr="0048301C">
        <w:rPr>
          <w:i/>
          <w:lang w:val="es-CO"/>
        </w:rPr>
        <w:t xml:space="preserve"> </w:t>
      </w:r>
      <w:proofErr w:type="spellStart"/>
      <w:r w:rsidRPr="0048301C">
        <w:rPr>
          <w:i/>
          <w:lang w:val="es-CO"/>
        </w:rPr>
        <w:t>phoenicis</w:t>
      </w:r>
      <w:proofErr w:type="spellEnd"/>
      <w:r w:rsidRPr="0048301C">
        <w:rPr>
          <w:lang w:val="es-CO"/>
        </w:rPr>
        <w:t xml:space="preserve"> (</w:t>
      </w:r>
      <w:proofErr w:type="spellStart"/>
      <w:r w:rsidRPr="0048301C">
        <w:rPr>
          <w:lang w:val="es-CO"/>
        </w:rPr>
        <w:t>Geijskes</w:t>
      </w:r>
      <w:proofErr w:type="spellEnd"/>
      <w:r w:rsidRPr="0048301C">
        <w:rPr>
          <w:lang w:val="es-CO"/>
        </w:rPr>
        <w:t>) (</w:t>
      </w:r>
      <w:proofErr w:type="spellStart"/>
      <w:r w:rsidRPr="0048301C">
        <w:rPr>
          <w:lang w:val="es-CO"/>
        </w:rPr>
        <w:t>acari</w:t>
      </w:r>
      <w:proofErr w:type="spellEnd"/>
      <w:r w:rsidRPr="0048301C">
        <w:rPr>
          <w:lang w:val="es-CO"/>
        </w:rPr>
        <w:t xml:space="preserve">: </w:t>
      </w:r>
      <w:proofErr w:type="spellStart"/>
      <w:r w:rsidRPr="0048301C">
        <w:rPr>
          <w:lang w:val="es-CO"/>
        </w:rPr>
        <w:t>Tenuipalpidae</w:t>
      </w:r>
      <w:proofErr w:type="spellEnd"/>
      <w:r w:rsidRPr="0048301C">
        <w:rPr>
          <w:lang w:val="es-CO"/>
        </w:rPr>
        <w:t xml:space="preserve">) do </w:t>
      </w:r>
      <w:proofErr w:type="spellStart"/>
      <w:r w:rsidRPr="0048301C">
        <w:rPr>
          <w:lang w:val="es-CO"/>
        </w:rPr>
        <w:t>dicofol</w:t>
      </w:r>
      <w:proofErr w:type="spellEnd"/>
      <w:r w:rsidRPr="0048301C">
        <w:rPr>
          <w:lang w:val="es-CO"/>
        </w:rPr>
        <w:t xml:space="preserve">. Anais da </w:t>
      </w:r>
      <w:proofErr w:type="spellStart"/>
      <w:r w:rsidRPr="0048301C">
        <w:rPr>
          <w:lang w:val="es-CO"/>
        </w:rPr>
        <w:t>Sociedade</w:t>
      </w:r>
      <w:proofErr w:type="spellEnd"/>
      <w:r w:rsidRPr="0048301C">
        <w:rPr>
          <w:lang w:val="es-CO"/>
        </w:rPr>
        <w:t xml:space="preserve"> Entomológica do Brasil. 29: 757–764.</w:t>
      </w:r>
    </w:p>
    <w:p w14:paraId="16B1799E" w14:textId="77777777" w:rsidR="004F205A" w:rsidRDefault="00A667EB">
      <w:pPr>
        <w:pStyle w:val="Bibliography"/>
      </w:pPr>
      <w:bookmarkStart w:id="147" w:name="ref-Pearson1993"/>
      <w:bookmarkEnd w:id="146"/>
      <w:r w:rsidRPr="0048301C">
        <w:rPr>
          <w:b/>
          <w:lang w:val="es-CO"/>
        </w:rPr>
        <w:t xml:space="preserve">Pearson, M. N., G. V. H. Jackson, S. P. Pone, and R. L. J. </w:t>
      </w:r>
      <w:proofErr w:type="spellStart"/>
      <w:r w:rsidRPr="0048301C">
        <w:rPr>
          <w:b/>
          <w:lang w:val="es-CO"/>
        </w:rPr>
        <w:t>Howitt</w:t>
      </w:r>
      <w:proofErr w:type="spellEnd"/>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48" w:name="ref-Peng2017"/>
      <w:bookmarkEnd w:id="147"/>
      <w:r>
        <w:rPr>
          <w:b/>
          <w:bCs/>
        </w:rPr>
        <w:t>Peng, D. W., G. H. Zheng, Q. X. Tong, Z. Z. Zheng, and Y. L. Ming</w:t>
      </w:r>
      <w:r>
        <w:t xml:space="preserve">. </w:t>
      </w:r>
      <w:r>
        <w:rPr>
          <w:b/>
          <w:bCs/>
        </w:rPr>
        <w:t>2017</w:t>
      </w:r>
      <w:r>
        <w:t xml:space="preserve">. First report of orchid fleck </w:t>
      </w:r>
      <w:proofErr w:type="spellStart"/>
      <w:r>
        <w:t>dichorhavirus</w:t>
      </w:r>
      <w:proofErr w:type="spellEnd"/>
      <w:r>
        <w:t xml:space="preserve"> from </w:t>
      </w:r>
      <w:r>
        <w:rPr>
          <w:i/>
          <w:iCs/>
        </w:rPr>
        <w:t>cymbidium</w:t>
      </w:r>
      <w:r>
        <w:t xml:space="preserve"> sp. In China. Plant Disease. 101: 514–514.</w:t>
      </w:r>
    </w:p>
    <w:p w14:paraId="16B179A0" w14:textId="77777777" w:rsidR="004F205A" w:rsidRDefault="00A667EB">
      <w:pPr>
        <w:pStyle w:val="Bibliography"/>
      </w:pPr>
      <w:bookmarkStart w:id="149" w:name="ref-Peng2013"/>
      <w:bookmarkEnd w:id="148"/>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50" w:name="ref-Petzold1971"/>
      <w:bookmarkEnd w:id="149"/>
      <w:proofErr w:type="spellStart"/>
      <w:r>
        <w:rPr>
          <w:b/>
          <w:bCs/>
        </w:rPr>
        <w:t>Petzold</w:t>
      </w:r>
      <w:proofErr w:type="spellEnd"/>
      <w:r>
        <w:rPr>
          <w:b/>
          <w:bCs/>
        </w:rPr>
        <w:t>, H.</w:t>
      </w:r>
      <w:r>
        <w:t xml:space="preserve"> </w:t>
      </w:r>
      <w:r>
        <w:rPr>
          <w:b/>
          <w:bCs/>
        </w:rPr>
        <w:t>1971</w:t>
      </w:r>
      <w:r>
        <w:t xml:space="preserve">. Der </w:t>
      </w:r>
      <w:proofErr w:type="spellStart"/>
      <w:r>
        <w:t>elektronenmikroskopische</w:t>
      </w:r>
      <w:proofErr w:type="spellEnd"/>
      <w:r>
        <w:t xml:space="preserve"> </w:t>
      </w:r>
      <w:proofErr w:type="spellStart"/>
      <w:r>
        <w:t>nachweis</w:t>
      </w:r>
      <w:proofErr w:type="spellEnd"/>
      <w:r>
        <w:t xml:space="preserve"> </w:t>
      </w:r>
      <w:proofErr w:type="spellStart"/>
      <w:r>
        <w:t>eines</w:t>
      </w:r>
      <w:proofErr w:type="spellEnd"/>
      <w:r>
        <w:t xml:space="preserve"> </w:t>
      </w:r>
      <w:proofErr w:type="spellStart"/>
      <w:r>
        <w:t>bacilliformen</w:t>
      </w:r>
      <w:proofErr w:type="spellEnd"/>
      <w:r>
        <w:t xml:space="preserve"> virus </w:t>
      </w:r>
      <w:proofErr w:type="gramStart"/>
      <w:r>
        <w:t>an</w:t>
      </w:r>
      <w:proofErr w:type="gramEnd"/>
      <w:r>
        <w:t xml:space="preserve"> </w:t>
      </w:r>
      <w:proofErr w:type="spellStart"/>
      <w:r>
        <w:t>blattfleckenkranken</w:t>
      </w:r>
      <w:proofErr w:type="spellEnd"/>
      <w:r>
        <w:t xml:space="preserve"> </w:t>
      </w:r>
      <w:proofErr w:type="spellStart"/>
      <w:r>
        <w:rPr>
          <w:i/>
          <w:iCs/>
        </w:rPr>
        <w:t>Dendrobien</w:t>
      </w:r>
      <w:proofErr w:type="spellEnd"/>
      <w:r>
        <w:t>. Journal of Phytopathology. 70: 43–52.</w:t>
      </w:r>
    </w:p>
    <w:p w14:paraId="16B179A2" w14:textId="77777777" w:rsidR="004F205A" w:rsidRDefault="00A667EB">
      <w:pPr>
        <w:pStyle w:val="Bibliography"/>
      </w:pPr>
      <w:bookmarkStart w:id="151" w:name="ref-RamosGonzalez2015"/>
      <w:bookmarkEnd w:id="150"/>
      <w:r>
        <w:rPr>
          <w:b/>
          <w:bCs/>
        </w:rPr>
        <w:t xml:space="preserve">Ramos-González, P. L., H. </w:t>
      </w:r>
      <w:proofErr w:type="spellStart"/>
      <w:r>
        <w:rPr>
          <w:b/>
          <w:bCs/>
        </w:rPr>
        <w:t>Sarubbi-Orue</w:t>
      </w:r>
      <w:proofErr w:type="spellEnd"/>
      <w:r>
        <w:rPr>
          <w:b/>
          <w:bCs/>
        </w:rPr>
        <w:t>, L. Gonzales-</w:t>
      </w:r>
      <w:proofErr w:type="spellStart"/>
      <w:r>
        <w:rPr>
          <w:b/>
          <w:bCs/>
        </w:rPr>
        <w:t>Segnana</w:t>
      </w:r>
      <w:proofErr w:type="spellEnd"/>
      <w:r>
        <w:rPr>
          <w:b/>
          <w:bCs/>
        </w:rPr>
        <w:t xml:space="preserve">, C. </w:t>
      </w:r>
      <w:proofErr w:type="spellStart"/>
      <w:r>
        <w:rPr>
          <w:b/>
          <w:bCs/>
        </w:rPr>
        <w:t>Chabi</w:t>
      </w:r>
      <w:proofErr w:type="spellEnd"/>
      <w:r>
        <w:rPr>
          <w:b/>
          <w:bCs/>
        </w:rPr>
        <w:t>-Jesus, J. Freitas-</w:t>
      </w:r>
      <w:proofErr w:type="spellStart"/>
      <w:r>
        <w:rPr>
          <w:b/>
          <w:bCs/>
        </w:rPr>
        <w:t>Astúa</w:t>
      </w:r>
      <w:proofErr w:type="spellEnd"/>
      <w:r>
        <w:rPr>
          <w:b/>
          <w:bCs/>
        </w:rPr>
        <w:t>,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52" w:name="ref-Rodrigues2000a"/>
      <w:bookmarkEnd w:id="151"/>
      <w:r>
        <w:rPr>
          <w:b/>
          <w:bCs/>
        </w:rPr>
        <w:t>Rodrigues, J. C. V., and M. A. Machado</w:t>
      </w:r>
      <w:r>
        <w:t xml:space="preserve">. </w:t>
      </w:r>
      <w:r>
        <w:rPr>
          <w:b/>
          <w:bCs/>
        </w:rPr>
        <w:t>2000</w:t>
      </w:r>
      <w:r>
        <w:t>. Virus-</w:t>
      </w:r>
      <w:proofErr w:type="spellStart"/>
      <w:r>
        <w:rPr>
          <w:i/>
          <w:iCs/>
        </w:rPr>
        <w:t>Brevipalpus</w:t>
      </w:r>
      <w:proofErr w:type="spellEnd"/>
      <w:r>
        <w:t xml:space="preserve">-plant relationships on citrus leprosis </w:t>
      </w:r>
      <w:proofErr w:type="spellStart"/>
      <w:r>
        <w:t>pathosystems</w:t>
      </w:r>
      <w:proofErr w:type="spellEnd"/>
      <w:r>
        <w:t xml:space="preserve">. Proc. Int. Soc. Citriculture </w:t>
      </w:r>
      <w:proofErr w:type="spellStart"/>
      <w:r>
        <w:t>Congr</w:t>
      </w:r>
      <w:proofErr w:type="spellEnd"/>
      <w:r>
        <w:t>. 3–7.</w:t>
      </w:r>
    </w:p>
    <w:p w14:paraId="16B179A4" w14:textId="77777777" w:rsidR="004F205A" w:rsidRDefault="00A667EB">
      <w:pPr>
        <w:pStyle w:val="Bibliography"/>
      </w:pPr>
      <w:bookmarkStart w:id="153" w:name="ref-Roy2015a"/>
      <w:bookmarkEnd w:id="152"/>
      <w:r>
        <w:rPr>
          <w:b/>
          <w:bCs/>
        </w:rPr>
        <w:t>Roy, A., J. S. Hartung, W. L. Schneider, J. Shao, G. Leon, M. J. Melzer, J. J. Beard, G. Otero-</w:t>
      </w:r>
      <w:proofErr w:type="spellStart"/>
      <w:r>
        <w:rPr>
          <w:b/>
          <w:bCs/>
        </w:rPr>
        <w:t>Colina</w:t>
      </w:r>
      <w:proofErr w:type="spellEnd"/>
      <w:r>
        <w:rPr>
          <w:b/>
          <w:bCs/>
        </w:rPr>
        <w:t xml:space="preserve">, G. R. Bauchan, R. Ochoa, and R. H. </w:t>
      </w:r>
      <w:proofErr w:type="spellStart"/>
      <w:r>
        <w:rPr>
          <w:b/>
          <w:bCs/>
        </w:rPr>
        <w:t>Brlansky</w:t>
      </w:r>
      <w:proofErr w:type="spellEnd"/>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54" w:name="ref-Roy2020"/>
      <w:bookmarkEnd w:id="153"/>
      <w:r>
        <w:rPr>
          <w:b/>
          <w:bCs/>
        </w:rPr>
        <w:t>Roy, A., A. L. Stone, G. Otero-</w:t>
      </w:r>
      <w:proofErr w:type="spellStart"/>
      <w:r>
        <w:rPr>
          <w:b/>
          <w:bCs/>
        </w:rPr>
        <w:t>Colina</w:t>
      </w:r>
      <w:proofErr w:type="spellEnd"/>
      <w:r>
        <w:rPr>
          <w:b/>
          <w:bCs/>
        </w:rPr>
        <w:t xml:space="preserve">, G. Wei, R. H. </w:t>
      </w:r>
      <w:proofErr w:type="spellStart"/>
      <w:r>
        <w:rPr>
          <w:b/>
          <w:bCs/>
        </w:rPr>
        <w:t>Brlansky</w:t>
      </w:r>
      <w:proofErr w:type="spellEnd"/>
      <w:r>
        <w:rPr>
          <w:b/>
          <w:bCs/>
        </w:rPr>
        <w:t xml:space="preserve">, R. Ochoa, G. Bauchan, W. L. Schneider, M. K. </w:t>
      </w:r>
      <w:proofErr w:type="spellStart"/>
      <w:r>
        <w:rPr>
          <w:b/>
          <w:bCs/>
        </w:rPr>
        <w:t>Nakhla</w:t>
      </w:r>
      <w:proofErr w:type="spellEnd"/>
      <w:r>
        <w:rPr>
          <w:b/>
          <w:bCs/>
        </w:rPr>
        <w:t>,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55" w:name="ref-Roy2013a"/>
      <w:bookmarkEnd w:id="154"/>
      <w:r>
        <w:rPr>
          <w:b/>
          <w:bCs/>
        </w:rPr>
        <w:t>Roy, A., A. Stone, G. Otero-</w:t>
      </w:r>
      <w:proofErr w:type="spellStart"/>
      <w:r>
        <w:rPr>
          <w:b/>
          <w:bCs/>
        </w:rPr>
        <w:t>Colina</w:t>
      </w:r>
      <w:proofErr w:type="spellEnd"/>
      <w:r>
        <w:rPr>
          <w:b/>
          <w:bCs/>
        </w:rPr>
        <w:t xml:space="preserve">, G. Wei, N. Choudhary, D. </w:t>
      </w:r>
      <w:proofErr w:type="spellStart"/>
      <w:r>
        <w:rPr>
          <w:b/>
          <w:bCs/>
        </w:rPr>
        <w:t>Achor</w:t>
      </w:r>
      <w:proofErr w:type="spellEnd"/>
      <w:r>
        <w:rPr>
          <w:b/>
          <w:bCs/>
        </w:rPr>
        <w:t xml:space="preserve">, J. Shao, L. Levy, M. K. </w:t>
      </w:r>
      <w:proofErr w:type="spellStart"/>
      <w:r>
        <w:rPr>
          <w:b/>
          <w:bCs/>
        </w:rPr>
        <w:t>Nakhla</w:t>
      </w:r>
      <w:proofErr w:type="spellEnd"/>
      <w:r>
        <w:rPr>
          <w:b/>
          <w:bCs/>
        </w:rPr>
        <w:t xml:space="preserve">, C. R. Hollingsworth, J. S. Hartung, W. L. Schneider, and R. H. </w:t>
      </w:r>
      <w:proofErr w:type="spellStart"/>
      <w:r>
        <w:rPr>
          <w:b/>
          <w:bCs/>
        </w:rPr>
        <w:t>Brlansky</w:t>
      </w:r>
      <w:proofErr w:type="spellEnd"/>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56" w:name="ref-Sauvetre2018"/>
      <w:bookmarkEnd w:id="155"/>
      <w:proofErr w:type="spellStart"/>
      <w:r>
        <w:rPr>
          <w:b/>
          <w:bCs/>
        </w:rPr>
        <w:t>Sauvêtre</w:t>
      </w:r>
      <w:proofErr w:type="spellEnd"/>
      <w:r>
        <w:rPr>
          <w:b/>
          <w:bCs/>
        </w:rPr>
        <w:t xml:space="preserve">, P., E. </w:t>
      </w:r>
      <w:proofErr w:type="spellStart"/>
      <w:r>
        <w:rPr>
          <w:b/>
          <w:bCs/>
        </w:rPr>
        <w:t>Veniant</w:t>
      </w:r>
      <w:proofErr w:type="spellEnd"/>
      <w:r>
        <w:rPr>
          <w:b/>
          <w:bCs/>
        </w:rPr>
        <w:t xml:space="preserve">, G. </w:t>
      </w:r>
      <w:proofErr w:type="spellStart"/>
      <w:r>
        <w:rPr>
          <w:b/>
          <w:bCs/>
        </w:rPr>
        <w:t>Croq</w:t>
      </w:r>
      <w:proofErr w:type="spellEnd"/>
      <w:r>
        <w:rPr>
          <w:b/>
          <w:bCs/>
        </w:rPr>
        <w:t xml:space="preserve">, A. D. </w:t>
      </w:r>
      <w:proofErr w:type="spellStart"/>
      <w:r>
        <w:rPr>
          <w:b/>
          <w:bCs/>
        </w:rPr>
        <w:t>Tassi</w:t>
      </w:r>
      <w:proofErr w:type="spellEnd"/>
      <w:r>
        <w:rPr>
          <w:b/>
          <w:bCs/>
        </w:rPr>
        <w:t xml:space="preserve">, E. W. Kitajima, C. </w:t>
      </w:r>
      <w:proofErr w:type="spellStart"/>
      <w:r>
        <w:rPr>
          <w:b/>
          <w:bCs/>
        </w:rPr>
        <w:t>Chabi</w:t>
      </w:r>
      <w:proofErr w:type="spellEnd"/>
      <w:r>
        <w:rPr>
          <w:b/>
          <w:bCs/>
        </w:rPr>
        <w:t>-Jesus, P. L. Ramos-González, J. Freitas-</w:t>
      </w:r>
      <w:proofErr w:type="spellStart"/>
      <w:r>
        <w:rPr>
          <w:b/>
          <w:bCs/>
        </w:rPr>
        <w:t>Astúa</w:t>
      </w:r>
      <w:proofErr w:type="spellEnd"/>
      <w:r>
        <w:rPr>
          <w:b/>
          <w:bCs/>
        </w:rPr>
        <w:t xml:space="preserve">, and D. </w:t>
      </w:r>
      <w:proofErr w:type="spellStart"/>
      <w:r>
        <w:rPr>
          <w:b/>
          <w:bCs/>
        </w:rPr>
        <w:t>Navia</w:t>
      </w:r>
      <w:proofErr w:type="spellEnd"/>
      <w:r>
        <w:t xml:space="preserve">. </w:t>
      </w:r>
      <w:r>
        <w:rPr>
          <w:b/>
          <w:bCs/>
        </w:rPr>
        <w:t>2018</w:t>
      </w:r>
      <w:r>
        <w:t xml:space="preserve">. First report of orchid fleck virus in the orchid collection of </w:t>
      </w:r>
      <w:proofErr w:type="spellStart"/>
      <w:r>
        <w:t>jardin</w:t>
      </w:r>
      <w:proofErr w:type="spellEnd"/>
      <w:r>
        <w:t xml:space="preserve"> du </w:t>
      </w:r>
      <w:proofErr w:type="spellStart"/>
      <w:r>
        <w:t>luxembourg</w:t>
      </w:r>
      <w:proofErr w:type="spellEnd"/>
      <w:r>
        <w:t>, Paris, France. Plant Disease. 102: 2670–2670.</w:t>
      </w:r>
    </w:p>
    <w:p w14:paraId="16B179A8" w14:textId="77777777" w:rsidR="004F205A" w:rsidRDefault="00A667EB">
      <w:pPr>
        <w:pStyle w:val="Bibliography"/>
      </w:pPr>
      <w:bookmarkStart w:id="157" w:name="ref-Skoracka2015"/>
      <w:bookmarkEnd w:id="156"/>
      <w:proofErr w:type="spellStart"/>
      <w:r>
        <w:rPr>
          <w:b/>
          <w:bCs/>
        </w:rPr>
        <w:t>Skoracka</w:t>
      </w:r>
      <w:proofErr w:type="spellEnd"/>
      <w:r>
        <w:rPr>
          <w:b/>
          <w:bCs/>
        </w:rPr>
        <w:t xml:space="preserve">, A., S. </w:t>
      </w:r>
      <w:proofErr w:type="spellStart"/>
      <w:r>
        <w:rPr>
          <w:b/>
          <w:bCs/>
        </w:rPr>
        <w:t>Magalhães</w:t>
      </w:r>
      <w:proofErr w:type="spellEnd"/>
      <w:r>
        <w:rPr>
          <w:b/>
          <w:bCs/>
        </w:rPr>
        <w:t xml:space="preserve">, B. G. Rector, and L. </w:t>
      </w:r>
      <w:proofErr w:type="spellStart"/>
      <w:r>
        <w:rPr>
          <w:b/>
          <w:bCs/>
        </w:rPr>
        <w:t>Kuczyński</w:t>
      </w:r>
      <w:proofErr w:type="spellEnd"/>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58" w:name="ref-Suckling2013"/>
      <w:bookmarkEnd w:id="157"/>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59" w:name="ref-Vechia2018"/>
      <w:bookmarkEnd w:id="158"/>
      <w:proofErr w:type="spellStart"/>
      <w:r>
        <w:rPr>
          <w:b/>
          <w:bCs/>
        </w:rPr>
        <w:t>Vechia</w:t>
      </w:r>
      <w:proofErr w:type="spellEnd"/>
      <w:r>
        <w:rPr>
          <w:b/>
          <w:bCs/>
        </w:rPr>
        <w:t>, J. F. D., M. C. Ferreira, and D. J. Andrade</w:t>
      </w:r>
      <w:r>
        <w:t xml:space="preserve">. </w:t>
      </w:r>
      <w:r>
        <w:rPr>
          <w:b/>
          <w:bCs/>
        </w:rPr>
        <w:t>2018</w:t>
      </w:r>
      <w:r>
        <w:t xml:space="preserve">. Interaction of </w:t>
      </w:r>
      <w:proofErr w:type="spellStart"/>
      <w:r>
        <w:t>spirodiclofen</w:t>
      </w:r>
      <w:proofErr w:type="spellEnd"/>
      <w:r>
        <w:t xml:space="preserve"> with insecticides for the control of </w:t>
      </w:r>
      <w:proofErr w:type="spellStart"/>
      <w:r>
        <w:rPr>
          <w:i/>
          <w:iCs/>
        </w:rPr>
        <w:t>Brevipalpus</w:t>
      </w:r>
      <w:proofErr w:type="spellEnd"/>
      <w:r>
        <w:rPr>
          <w:i/>
          <w:iCs/>
        </w:rPr>
        <w:t xml:space="preserve"> </w:t>
      </w:r>
      <w:proofErr w:type="spellStart"/>
      <w:r>
        <w:rPr>
          <w:i/>
          <w:iCs/>
        </w:rPr>
        <w:t>yothersii</w:t>
      </w:r>
      <w:proofErr w:type="spellEnd"/>
      <w:r>
        <w:t xml:space="preserve"> in citrus. Pest Management Science. 74: 2438–2443.</w:t>
      </w:r>
    </w:p>
    <w:p w14:paraId="16B179AB" w14:textId="77777777" w:rsidR="004F205A" w:rsidRDefault="00A667EB">
      <w:pPr>
        <w:pStyle w:val="Bibliography"/>
      </w:pPr>
      <w:bookmarkStart w:id="160" w:name="ref-Walker2018"/>
      <w:bookmarkEnd w:id="159"/>
      <w:r>
        <w:rPr>
          <w:b/>
          <w:bCs/>
        </w:rPr>
        <w:t xml:space="preserve">Walker, P. J., K. R. Blasdell, C. H. Calisher, R. G. </w:t>
      </w:r>
      <w:proofErr w:type="spellStart"/>
      <w:r>
        <w:rPr>
          <w:b/>
          <w:bCs/>
        </w:rPr>
        <w:t>Dietzgen</w:t>
      </w:r>
      <w:proofErr w:type="spellEnd"/>
      <w:r>
        <w:rPr>
          <w:b/>
          <w:bCs/>
        </w:rPr>
        <w:t xml:space="preserve">, H. Kondo, G. </w:t>
      </w:r>
      <w:proofErr w:type="spellStart"/>
      <w:r>
        <w:rPr>
          <w:b/>
          <w:bCs/>
        </w:rPr>
        <w:t>Kurath</w:t>
      </w:r>
      <w:proofErr w:type="spellEnd"/>
      <w:r>
        <w:rPr>
          <w:b/>
          <w:bCs/>
        </w:rPr>
        <w:t xml:space="preserve">, B. </w:t>
      </w:r>
      <w:proofErr w:type="spellStart"/>
      <w:r>
        <w:rPr>
          <w:b/>
          <w:bCs/>
        </w:rPr>
        <w:t>Longdon</w:t>
      </w:r>
      <w:proofErr w:type="spellEnd"/>
      <w:r>
        <w:rPr>
          <w:b/>
          <w:bCs/>
        </w:rPr>
        <w:t xml:space="preserve">, D. M. Stone, R. B. </w:t>
      </w:r>
      <w:proofErr w:type="spellStart"/>
      <w:r>
        <w:rPr>
          <w:b/>
          <w:bCs/>
        </w:rPr>
        <w:t>Tesh</w:t>
      </w:r>
      <w:proofErr w:type="spellEnd"/>
      <w:r>
        <w:rPr>
          <w:b/>
          <w:bCs/>
        </w:rPr>
        <w:t xml:space="preserve">, N. </w:t>
      </w:r>
      <w:proofErr w:type="spellStart"/>
      <w:r>
        <w:rPr>
          <w:b/>
          <w:bCs/>
        </w:rPr>
        <w:t>Tordo</w:t>
      </w:r>
      <w:proofErr w:type="spellEnd"/>
      <w:r>
        <w:rPr>
          <w:b/>
          <w:bCs/>
        </w:rPr>
        <w:t xml:space="preserve">, N. </w:t>
      </w:r>
      <w:proofErr w:type="spellStart"/>
      <w:r>
        <w:rPr>
          <w:b/>
          <w:bCs/>
        </w:rPr>
        <w:t>Vasilakis</w:t>
      </w:r>
      <w:proofErr w:type="spellEnd"/>
      <w:r>
        <w:rPr>
          <w:b/>
          <w:bCs/>
        </w:rPr>
        <w:t>, and A. E. Whitfield</w:t>
      </w:r>
      <w:r>
        <w:t xml:space="preserve">. </w:t>
      </w:r>
      <w:r>
        <w:rPr>
          <w:b/>
          <w:bCs/>
        </w:rPr>
        <w:t>2018</w:t>
      </w:r>
      <w:r>
        <w:t xml:space="preserve">. ICTV virus taxonomy profile: </w:t>
      </w:r>
      <w:proofErr w:type="spellStart"/>
      <w:r>
        <w:t>rhabdoviridae</w:t>
      </w:r>
      <w:proofErr w:type="spellEnd"/>
      <w:r>
        <w:t>. Journal of General Virology. 99: 447–448.</w:t>
      </w:r>
    </w:p>
    <w:p w14:paraId="16B179AC" w14:textId="77777777" w:rsidR="004F205A" w:rsidRDefault="00A667EB">
      <w:pPr>
        <w:pStyle w:val="Bibliography"/>
      </w:pPr>
      <w:bookmarkStart w:id="161" w:name="ref-Wang2014"/>
      <w:bookmarkEnd w:id="160"/>
      <w:r>
        <w:rPr>
          <w:b/>
          <w:bCs/>
        </w:rPr>
        <w:t>Wang, G.-Y., Y. Meng, J.-L. Huang, and Y.-P. Yang</w:t>
      </w:r>
      <w:r>
        <w:t xml:space="preserve">. </w:t>
      </w:r>
      <w:r>
        <w:rPr>
          <w:b/>
          <w:bCs/>
        </w:rPr>
        <w:t>2014</w:t>
      </w:r>
      <w:r>
        <w:t xml:space="preserve">. Molecular phylogeny of </w:t>
      </w:r>
      <w:r>
        <w:rPr>
          <w:i/>
          <w:iCs/>
        </w:rPr>
        <w:t>Ophiopogon</w:t>
      </w:r>
      <w:r>
        <w:t xml:space="preserve"> (</w:t>
      </w:r>
      <w:proofErr w:type="spellStart"/>
      <w:r>
        <w:t>asparagaceae</w:t>
      </w:r>
      <w:proofErr w:type="spellEnd"/>
      <w:r>
        <w:t>) inferred from nuclear and plastid DNA sequences. Systematic Botany. 39: 776–784.</w:t>
      </w:r>
    </w:p>
    <w:p w14:paraId="16B179AD" w14:textId="77777777" w:rsidR="004F205A" w:rsidRDefault="00A667EB">
      <w:pPr>
        <w:pStyle w:val="Bibliography"/>
      </w:pPr>
      <w:bookmarkStart w:id="162" w:name="ref-Zheng2013"/>
      <w:bookmarkEnd w:id="161"/>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w:t>
      </w:r>
      <w:proofErr w:type="spellStart"/>
      <w:r>
        <w:t>rna</w:t>
      </w:r>
      <w:proofErr w:type="spellEnd"/>
      <w:r>
        <w:t xml:space="preserve"> plant virus. Archives of virology. 158: 313–323.</w:t>
      </w:r>
    </w:p>
    <w:p w14:paraId="16B179AE" w14:textId="77777777" w:rsidR="004F205A" w:rsidRDefault="00A667EB">
      <w:pPr>
        <w:pStyle w:val="Bibliography"/>
      </w:pPr>
      <w:bookmarkStart w:id="163" w:name="ref-Zhou2009"/>
      <w:bookmarkEnd w:id="162"/>
      <w:r>
        <w:rPr>
          <w:b/>
          <w:bCs/>
        </w:rPr>
        <w:t>Zhou, Q., J. Zhou, J. Chen, and X. Wang</w:t>
      </w:r>
      <w:r>
        <w:t xml:space="preserve">. </w:t>
      </w:r>
      <w:r>
        <w:rPr>
          <w:b/>
          <w:bCs/>
        </w:rPr>
        <w:t>2009</w:t>
      </w:r>
      <w:r>
        <w:t xml:space="preserve">. Karyotype analysis of medicinal plant </w:t>
      </w:r>
      <w:r>
        <w:rPr>
          <w:i/>
          <w:iCs/>
        </w:rPr>
        <w:t>Liriope spicata</w:t>
      </w:r>
      <w:r>
        <w:t xml:space="preserve"> var. </w:t>
      </w:r>
      <w:proofErr w:type="spellStart"/>
      <w:r>
        <w:rPr>
          <w:i/>
          <w:iCs/>
        </w:rPr>
        <w:t>prolifera</w:t>
      </w:r>
      <w:proofErr w:type="spellEnd"/>
      <w:r>
        <w:t xml:space="preserve"> (</w:t>
      </w:r>
      <w:proofErr w:type="spellStart"/>
      <w:r>
        <w:t>liliaceae</w:t>
      </w:r>
      <w:proofErr w:type="spellEnd"/>
      <w:r>
        <w:t xml:space="preserve">). </w:t>
      </w:r>
      <w:proofErr w:type="spellStart"/>
      <w:r>
        <w:t>Biologia</w:t>
      </w:r>
      <w:proofErr w:type="spellEnd"/>
      <w:r>
        <w:t>. 64.</w:t>
      </w:r>
    </w:p>
    <w:p w14:paraId="2C7D0053" w14:textId="77777777" w:rsidR="004F0DEE" w:rsidRDefault="004F0DEE" w:rsidP="004F0DEE">
      <w:pPr>
        <w:pStyle w:val="Heading3"/>
      </w:pPr>
      <w:bookmarkStart w:id="164" w:name="table"/>
      <w:bookmarkStart w:id="165" w:name="figure-captions"/>
      <w:bookmarkEnd w:id="72"/>
      <w:bookmarkEnd w:id="75"/>
      <w:bookmarkEnd w:id="163"/>
      <w:r>
        <w:t>Table</w:t>
      </w:r>
    </w:p>
    <w:tbl>
      <w:tblPr>
        <w:tblStyle w:val="Table"/>
        <w:tblW w:w="4999" w:type="pct"/>
        <w:tblLook w:val="0020" w:firstRow="1" w:lastRow="0" w:firstColumn="0" w:lastColumn="0" w:noHBand="0" w:noVBand="0"/>
      </w:tblPr>
      <w:tblGrid>
        <w:gridCol w:w="2655"/>
        <w:gridCol w:w="3581"/>
        <w:gridCol w:w="3122"/>
      </w:tblGrid>
      <w:tr w:rsidR="004F0DEE" w14:paraId="3E1AF024" w14:textId="77777777" w:rsidTr="004F0DEE">
        <w:tc>
          <w:tcPr>
            <w:tcW w:w="0" w:type="auto"/>
            <w:hideMark/>
          </w:tcPr>
          <w:p w14:paraId="52823935" w14:textId="77777777" w:rsidR="004F0DEE" w:rsidRDefault="004F0DEE">
            <w:pPr>
              <w:pStyle w:val="Compact"/>
            </w:pPr>
            <w:r>
              <w:t>Scientific Name</w:t>
            </w:r>
          </w:p>
        </w:tc>
        <w:tc>
          <w:tcPr>
            <w:tcW w:w="0" w:type="auto"/>
            <w:hideMark/>
          </w:tcPr>
          <w:p w14:paraId="68D983E9" w14:textId="77777777" w:rsidR="004F0DEE" w:rsidRDefault="004F0DEE">
            <w:pPr>
              <w:pStyle w:val="Compact"/>
            </w:pPr>
            <w:r>
              <w:t>Common Names</w:t>
            </w:r>
          </w:p>
        </w:tc>
        <w:tc>
          <w:tcPr>
            <w:tcW w:w="0" w:type="auto"/>
            <w:hideMark/>
          </w:tcPr>
          <w:p w14:paraId="7BA683CB" w14:textId="77777777" w:rsidR="004F0DEE" w:rsidRDefault="004F0DEE">
            <w:pPr>
              <w:pStyle w:val="Compact"/>
            </w:pPr>
            <w:r>
              <w:t>Symptoms Observed</w:t>
            </w:r>
          </w:p>
        </w:tc>
      </w:tr>
      <w:tr w:rsidR="004F0DEE" w14:paraId="52BE5277" w14:textId="77777777" w:rsidTr="004F0DEE">
        <w:tc>
          <w:tcPr>
            <w:tcW w:w="0" w:type="auto"/>
            <w:hideMark/>
          </w:tcPr>
          <w:p w14:paraId="2A7B7669" w14:textId="77777777" w:rsidR="004F0DEE" w:rsidRDefault="004F0DEE">
            <w:pPr>
              <w:pStyle w:val="Compact"/>
            </w:pPr>
            <w:r>
              <w:rPr>
                <w:i/>
                <w:iCs/>
              </w:rPr>
              <w:t xml:space="preserve">Liriope </w:t>
            </w:r>
            <w:proofErr w:type="spellStart"/>
            <w:r>
              <w:rPr>
                <w:i/>
                <w:iCs/>
              </w:rPr>
              <w:t>muscari</w:t>
            </w:r>
            <w:proofErr w:type="spellEnd"/>
            <w:r>
              <w:t xml:space="preserve"> Bailey</w:t>
            </w:r>
          </w:p>
        </w:tc>
        <w:tc>
          <w:tcPr>
            <w:tcW w:w="0" w:type="auto"/>
            <w:hideMark/>
          </w:tcPr>
          <w:p w14:paraId="5D7A721C" w14:textId="77777777" w:rsidR="004F0DEE" w:rsidRDefault="004F0DEE">
            <w:pPr>
              <w:pStyle w:val="Compact"/>
            </w:pPr>
            <w:r>
              <w:t xml:space="preserve">Lilyturf, </w:t>
            </w:r>
            <w:proofErr w:type="spellStart"/>
            <w:r>
              <w:t>Orchardgrass</w:t>
            </w:r>
            <w:proofErr w:type="spellEnd"/>
            <w:r>
              <w:t xml:space="preserve">, </w:t>
            </w:r>
            <w:proofErr w:type="spellStart"/>
            <w:r>
              <w:t>Monkeygrass</w:t>
            </w:r>
            <w:proofErr w:type="spellEnd"/>
          </w:p>
        </w:tc>
        <w:tc>
          <w:tcPr>
            <w:tcW w:w="0" w:type="auto"/>
            <w:hideMark/>
          </w:tcPr>
          <w:p w14:paraId="3D787F74" w14:textId="77777777" w:rsidR="004F0DEE" w:rsidRDefault="004F0DEE">
            <w:pPr>
              <w:pStyle w:val="Compact"/>
            </w:pPr>
            <w:r>
              <w:t>Ringspots, Chlorotic Flecking, Necrotic Lesions</w:t>
            </w:r>
          </w:p>
        </w:tc>
      </w:tr>
      <w:tr w:rsidR="004F0DEE" w14:paraId="57EA57FE" w14:textId="77777777" w:rsidTr="004F0DEE">
        <w:tc>
          <w:tcPr>
            <w:tcW w:w="0" w:type="auto"/>
            <w:hideMark/>
          </w:tcPr>
          <w:p w14:paraId="6A6E8A73" w14:textId="77777777" w:rsidR="004F0DEE" w:rsidRDefault="004F0DEE">
            <w:pPr>
              <w:pStyle w:val="Compact"/>
            </w:pPr>
            <w:r>
              <w:rPr>
                <w:i/>
                <w:iCs/>
              </w:rPr>
              <w:t>Liriope gigantea</w:t>
            </w:r>
            <w:r>
              <w:t>* Hume</w:t>
            </w:r>
          </w:p>
        </w:tc>
        <w:tc>
          <w:tcPr>
            <w:tcW w:w="0" w:type="auto"/>
            <w:hideMark/>
          </w:tcPr>
          <w:p w14:paraId="2DC25B35" w14:textId="77777777" w:rsidR="004F0DEE" w:rsidRDefault="004F0DEE">
            <w:pPr>
              <w:pStyle w:val="Compact"/>
            </w:pPr>
            <w:r>
              <w:t>Giant Lilyturf</w:t>
            </w:r>
          </w:p>
        </w:tc>
        <w:tc>
          <w:tcPr>
            <w:tcW w:w="0" w:type="auto"/>
            <w:hideMark/>
          </w:tcPr>
          <w:p w14:paraId="1431DCA5" w14:textId="77777777" w:rsidR="004F0DEE" w:rsidRDefault="004F0DEE">
            <w:pPr>
              <w:pStyle w:val="Compact"/>
            </w:pPr>
            <w:r>
              <w:t>Ringspots, Chlorotic Flecking, Necrotic Lesions</w:t>
            </w:r>
          </w:p>
        </w:tc>
      </w:tr>
      <w:tr w:rsidR="004F0DEE" w14:paraId="1D91601F" w14:textId="77777777" w:rsidTr="004F0DEE">
        <w:tc>
          <w:tcPr>
            <w:tcW w:w="0" w:type="auto"/>
            <w:hideMark/>
          </w:tcPr>
          <w:p w14:paraId="543E9200" w14:textId="77777777" w:rsidR="004F0DEE" w:rsidRDefault="004F0DEE">
            <w:pPr>
              <w:pStyle w:val="Compact"/>
            </w:pPr>
            <w:r>
              <w:rPr>
                <w:i/>
                <w:iCs/>
              </w:rPr>
              <w:t>Ophiopogon japonicus</w:t>
            </w:r>
            <w:r>
              <w:t xml:space="preserve"> Ker </w:t>
            </w:r>
            <w:proofErr w:type="spellStart"/>
            <w:r>
              <w:t>Gawl</w:t>
            </w:r>
            <w:proofErr w:type="spellEnd"/>
            <w:r>
              <w:t>.</w:t>
            </w:r>
          </w:p>
        </w:tc>
        <w:tc>
          <w:tcPr>
            <w:tcW w:w="0" w:type="auto"/>
            <w:hideMark/>
          </w:tcPr>
          <w:p w14:paraId="7F73E4F6" w14:textId="77777777" w:rsidR="004F0DEE" w:rsidRDefault="004F0DEE">
            <w:pPr>
              <w:pStyle w:val="Compact"/>
            </w:pPr>
            <w:r>
              <w:t>Dwarf Lilyturf, Mondo Grass, Snake’s beard</w:t>
            </w:r>
          </w:p>
        </w:tc>
        <w:tc>
          <w:tcPr>
            <w:tcW w:w="0" w:type="auto"/>
            <w:hideMark/>
          </w:tcPr>
          <w:p w14:paraId="1C239ED7" w14:textId="77777777" w:rsidR="004F0DEE" w:rsidRDefault="004F0DEE">
            <w:pPr>
              <w:pStyle w:val="Compact"/>
            </w:pPr>
            <w:r>
              <w:t>Ringspots, Chlorotic Flecking, Necrotic Lesions</w:t>
            </w:r>
          </w:p>
        </w:tc>
      </w:tr>
      <w:tr w:rsidR="004F0DEE" w14:paraId="36D0F1CD" w14:textId="77777777" w:rsidTr="004F0DEE">
        <w:tc>
          <w:tcPr>
            <w:tcW w:w="0" w:type="auto"/>
            <w:hideMark/>
          </w:tcPr>
          <w:p w14:paraId="6D2139B6" w14:textId="77777777" w:rsidR="004F0DEE" w:rsidRDefault="004F0DEE">
            <w:pPr>
              <w:pStyle w:val="Compact"/>
            </w:pPr>
            <w:r>
              <w:rPr>
                <w:i/>
                <w:iCs/>
              </w:rPr>
              <w:t>Ophiopogon intermedius</w:t>
            </w:r>
            <w:r>
              <w:t>** Don</w:t>
            </w:r>
          </w:p>
        </w:tc>
        <w:tc>
          <w:tcPr>
            <w:tcW w:w="0" w:type="auto"/>
            <w:hideMark/>
          </w:tcPr>
          <w:p w14:paraId="2EAFDAA7" w14:textId="77777777" w:rsidR="004F0DEE" w:rsidRDefault="004F0DEE">
            <w:pPr>
              <w:pStyle w:val="Compact"/>
            </w:pPr>
            <w:r>
              <w:t>Aztec Grass, ‘</w:t>
            </w:r>
            <w:proofErr w:type="spellStart"/>
            <w:r>
              <w:t>Argenteomarginatus</w:t>
            </w:r>
            <w:proofErr w:type="spellEnd"/>
            <w:r>
              <w:t>’</w:t>
            </w:r>
          </w:p>
        </w:tc>
        <w:tc>
          <w:tcPr>
            <w:tcW w:w="0" w:type="auto"/>
            <w:hideMark/>
          </w:tcPr>
          <w:p w14:paraId="2B6402EC" w14:textId="77777777" w:rsidR="004F0DEE" w:rsidRDefault="004F0DEE">
            <w:pPr>
              <w:pStyle w:val="Compact"/>
            </w:pPr>
            <w:r>
              <w:t>Ringspots, Chlorotic Flecking, Necrotic Lesions</w:t>
            </w:r>
          </w:p>
        </w:tc>
      </w:tr>
      <w:tr w:rsidR="004F0DEE" w14:paraId="49DE32D1" w14:textId="77777777" w:rsidTr="004F0DEE">
        <w:tc>
          <w:tcPr>
            <w:tcW w:w="0" w:type="auto"/>
            <w:hideMark/>
          </w:tcPr>
          <w:p w14:paraId="08D905B1" w14:textId="77777777" w:rsidR="004F0DEE" w:rsidRDefault="004F0DEE">
            <w:pPr>
              <w:pStyle w:val="Compact"/>
            </w:pPr>
            <w:r>
              <w:rPr>
                <w:i/>
                <w:iCs/>
              </w:rPr>
              <w:t>Aspidistra elatior</w:t>
            </w:r>
            <w:r>
              <w:t xml:space="preserve"> Blume</w:t>
            </w:r>
          </w:p>
        </w:tc>
        <w:tc>
          <w:tcPr>
            <w:tcW w:w="0" w:type="auto"/>
            <w:hideMark/>
          </w:tcPr>
          <w:p w14:paraId="08BBFDF8" w14:textId="77777777" w:rsidR="004F0DEE" w:rsidRDefault="004F0DEE">
            <w:pPr>
              <w:pStyle w:val="Compact"/>
            </w:pPr>
            <w:r>
              <w:t>Cast Iron Plant, Bar-room Plant</w:t>
            </w:r>
          </w:p>
        </w:tc>
        <w:tc>
          <w:tcPr>
            <w:tcW w:w="0" w:type="auto"/>
            <w:hideMark/>
          </w:tcPr>
          <w:p w14:paraId="2F0ABC15" w14:textId="77777777" w:rsidR="004F0DEE" w:rsidRDefault="004F0DEE">
            <w:pPr>
              <w:pStyle w:val="Compact"/>
            </w:pPr>
            <w:r>
              <w:t>Chlorosis, Chlorotic Flecking, Necrotic Lesions</w:t>
            </w:r>
          </w:p>
        </w:tc>
      </w:tr>
    </w:tbl>
    <w:p w14:paraId="6C5056D0" w14:textId="77777777" w:rsidR="004F0DEE" w:rsidRDefault="004F0DEE" w:rsidP="004F0DEE">
      <w:pPr>
        <w:pStyle w:val="BodyText"/>
      </w:pPr>
      <w:r>
        <w:t xml:space="preserve">Table 1: List of plants with symptoms of Orchid fleck </w:t>
      </w:r>
      <w:proofErr w:type="spellStart"/>
      <w:r>
        <w:t>dichorhavirus</w:t>
      </w:r>
      <w:proofErr w:type="spellEnd"/>
      <w:r>
        <w:t xml:space="preserve"> found in northern Florida. * </w:t>
      </w:r>
      <w:r>
        <w:rPr>
          <w:i/>
          <w:iCs/>
        </w:rPr>
        <w:t>L. gigantea</w:t>
      </w:r>
      <w:r>
        <w:t xml:space="preserve"> have been traditionally classified as </w:t>
      </w:r>
      <w:proofErr w:type="spellStart"/>
      <w:r>
        <w:t>seperate</w:t>
      </w:r>
      <w:proofErr w:type="spellEnd"/>
      <w:r>
        <w:t xml:space="preserve"> from </w:t>
      </w:r>
      <w:r>
        <w:rPr>
          <w:i/>
          <w:iCs/>
        </w:rPr>
        <w:t xml:space="preserve">L. </w:t>
      </w:r>
      <w:proofErr w:type="spellStart"/>
      <w:r>
        <w:rPr>
          <w:i/>
          <w:iCs/>
        </w:rPr>
        <w:t>muscari</w:t>
      </w:r>
      <w:proofErr w:type="spellEnd"/>
      <w:r>
        <w:t xml:space="preserve"> by Broussard (2007) and </w:t>
      </w:r>
      <w:proofErr w:type="spellStart"/>
      <w:r>
        <w:t>Fantz</w:t>
      </w:r>
      <w:proofErr w:type="spellEnd"/>
      <w:r>
        <w:t xml:space="preserve"> et al. (2015), although this distinction has been challenged by Wang et al. (2014) and </w:t>
      </w:r>
      <w:proofErr w:type="spellStart"/>
      <w:r>
        <w:t>Masiero</w:t>
      </w:r>
      <w:proofErr w:type="spellEnd"/>
      <w:r>
        <w:t xml:space="preserve"> et al. (2020). * * </w:t>
      </w:r>
      <w:r>
        <w:rPr>
          <w:i/>
          <w:iCs/>
        </w:rPr>
        <w:t>O. intermedius</w:t>
      </w:r>
      <w:r>
        <w:t xml:space="preserve"> is sometimes misclassified as </w:t>
      </w:r>
      <w:r>
        <w:rPr>
          <w:i/>
          <w:iCs/>
        </w:rPr>
        <w:t xml:space="preserve">Liriope </w:t>
      </w:r>
      <w:proofErr w:type="spellStart"/>
      <w:r>
        <w:rPr>
          <w:i/>
          <w:iCs/>
        </w:rPr>
        <w:t>muscari</w:t>
      </w:r>
      <w:proofErr w:type="spellEnd"/>
      <w:r>
        <w:t xml:space="preserve"> ‘Variegated Evergreen Giant’ </w:t>
      </w:r>
      <w:proofErr w:type="spellStart"/>
      <w:r>
        <w:t>Fantz</w:t>
      </w:r>
      <w:proofErr w:type="spellEnd"/>
      <w:r>
        <w:t xml:space="preserve"> (2009) or ‘Grandiflora White’ (</w:t>
      </w:r>
      <w:proofErr w:type="spellStart"/>
      <w:r>
        <w:t>Fantz</w:t>
      </w:r>
      <w:proofErr w:type="spellEnd"/>
      <w:r>
        <w:t xml:space="preserve"> 2009).</w:t>
      </w:r>
      <w:bookmarkEnd w:id="164"/>
    </w:p>
    <w:p w14:paraId="16B179C9" w14:textId="72F0B6B8" w:rsidR="004F205A" w:rsidRDefault="00A667EB">
      <w:pPr>
        <w:pStyle w:val="Heading3"/>
      </w:pPr>
      <w:r>
        <w:t>Figure captions</w:t>
      </w:r>
    </w:p>
    <w:p w14:paraId="16B179CA" w14:textId="65FEBA63" w:rsidR="004F205A" w:rsidRDefault="00A667EB">
      <w:pPr>
        <w:pStyle w:val="FirstParagraph"/>
      </w:pPr>
      <w:commentRangeStart w:id="166"/>
      <w:commentRangeStart w:id="167"/>
      <w:r>
        <w:t xml:space="preserve">Fig. 1: Variety of symptoms expressed by plants infected with Orchid fleck </w:t>
      </w:r>
      <w:proofErr w:type="spellStart"/>
      <w:r>
        <w:t>dichorhavirus</w:t>
      </w:r>
      <w:proofErr w:type="spellEnd"/>
      <w:r>
        <w:t xml:space="preserve">: (a) ringspot symptoms on </w:t>
      </w:r>
      <w:r>
        <w:rPr>
          <w:i/>
          <w:iCs/>
        </w:rPr>
        <w:t>Liriope gigantea</w:t>
      </w:r>
      <w:r>
        <w:t xml:space="preserve"> (b) chlorotic flecking on </w:t>
      </w:r>
      <w:r>
        <w:rPr>
          <w:i/>
          <w:iCs/>
        </w:rPr>
        <w:t>Aspidistra elatior</w:t>
      </w:r>
      <w:r>
        <w:t>.</w:t>
      </w:r>
      <w:commentRangeEnd w:id="166"/>
      <w:r w:rsidR="004D0D41">
        <w:rPr>
          <w:rStyle w:val="CommentReference"/>
          <w:rFonts w:asciiTheme="minorHAnsi" w:hAnsiTheme="minorHAnsi"/>
        </w:rPr>
        <w:commentReference w:id="166"/>
      </w:r>
      <w:commentRangeEnd w:id="167"/>
      <w:r w:rsidR="004F0DEE">
        <w:rPr>
          <w:rStyle w:val="CommentReference"/>
          <w:rFonts w:asciiTheme="minorHAnsi" w:hAnsiTheme="minorHAnsi"/>
        </w:rPr>
        <w:commentReference w:id="167"/>
      </w:r>
    </w:p>
    <w:p w14:paraId="5E591390" w14:textId="77777777" w:rsidR="005A688B" w:rsidRDefault="005A688B" w:rsidP="005A688B">
      <w:pPr>
        <w:pStyle w:val="BodyText"/>
      </w:pPr>
      <w:r>
        <w:t xml:space="preserve">Fig. 2: LT-SEM images of </w:t>
      </w:r>
      <w:proofErr w:type="spellStart"/>
      <w:r>
        <w:t>Brevipalpus</w:t>
      </w:r>
      <w:proofErr w:type="spellEnd"/>
      <w:r>
        <w:t xml:space="preserve"> </w:t>
      </w:r>
      <w:proofErr w:type="spellStart"/>
      <w:r>
        <w:t>californicus</w:t>
      </w:r>
      <w:proofErr w:type="spellEnd"/>
      <w:r>
        <w:t xml:space="preserve"> </w:t>
      </w:r>
      <w:proofErr w:type="spellStart"/>
      <w:r>
        <w:t>sensu</w:t>
      </w:r>
      <w:proofErr w:type="spellEnd"/>
      <w:r>
        <w:t xml:space="preserve"> </w:t>
      </w:r>
      <w:proofErr w:type="spellStart"/>
      <w:r>
        <w:t>lato</w:t>
      </w:r>
      <w:proofErr w:type="spellEnd"/>
      <w:r>
        <w:t xml:space="preserve"> displaying various characters used for identification (Baker and Tuttle 1987, Beard et al. 2012) (a) Dorsum (b) Lateral view (c) Venter (d) Close up of distal end of leg 2, with arrows indicating paired </w:t>
      </w:r>
      <w:proofErr w:type="spellStart"/>
      <w:r>
        <w:t>solenidia</w:t>
      </w:r>
      <w:proofErr w:type="spellEnd"/>
      <w:r>
        <w:t xml:space="preserve">, characteristic of the genus </w:t>
      </w:r>
      <w:proofErr w:type="spellStart"/>
      <w:r>
        <w:t>Brevipalpus</w:t>
      </w:r>
      <w:proofErr w:type="spellEnd"/>
      <w:r>
        <w:t xml:space="preserve"> (e) Enlargement of the microplates of the mite </w:t>
      </w:r>
      <w:proofErr w:type="spellStart"/>
      <w:r>
        <w:t>cerotegument</w:t>
      </w:r>
      <w:proofErr w:type="spellEnd"/>
      <w:r>
        <w:t xml:space="preserve"> (f) Dorsal view of the distal portion of mite abdomen (g) Dorsal view of the mite rostrum (h) Ventral view of mite rostrum, observe 3 distal setae.</w:t>
      </w:r>
    </w:p>
    <w:p w14:paraId="7841659E" w14:textId="1A50650A" w:rsidR="005A688B" w:rsidRPr="005A688B" w:rsidRDefault="005A688B" w:rsidP="005A688B">
      <w:pPr>
        <w:pStyle w:val="BodyText"/>
      </w:pPr>
      <w:r>
        <w:t xml:space="preserve">Fig. 3: Florida is home to other common pest species of </w:t>
      </w:r>
      <w:proofErr w:type="spellStart"/>
      <w:r>
        <w:t>Brevipalpus</w:t>
      </w:r>
      <w:proofErr w:type="spellEnd"/>
      <w:r>
        <w:t xml:space="preserve"> which are potential vectors of Orchid fleck </w:t>
      </w:r>
      <w:proofErr w:type="spellStart"/>
      <w:r>
        <w:t>dichorhavirus</w:t>
      </w:r>
      <w:proofErr w:type="spellEnd"/>
      <w:r>
        <w:t xml:space="preserve">: (a) B. </w:t>
      </w:r>
      <w:proofErr w:type="spellStart"/>
      <w:r>
        <w:t>yothersi</w:t>
      </w:r>
      <w:proofErr w:type="spellEnd"/>
      <w:r>
        <w:t xml:space="preserve">, dorsal (b) B. </w:t>
      </w:r>
      <w:proofErr w:type="spellStart"/>
      <w:r>
        <w:t>yothersi</w:t>
      </w:r>
      <w:proofErr w:type="spellEnd"/>
      <w:r>
        <w:t xml:space="preserve">, lateral (c) B. </w:t>
      </w:r>
      <w:proofErr w:type="spellStart"/>
      <w:r>
        <w:t>obovatus</w:t>
      </w:r>
      <w:proofErr w:type="spellEnd"/>
      <w:r>
        <w:t>, dorsal.</w:t>
      </w:r>
    </w:p>
    <w:p w14:paraId="16B179CE" w14:textId="77777777" w:rsidR="004F205A" w:rsidRDefault="00A667EB">
      <w:pPr>
        <w:pStyle w:val="Heading3"/>
      </w:pPr>
      <w:bookmarkStart w:id="168" w:name="figures"/>
      <w:bookmarkEnd w:id="165"/>
      <w:r>
        <w:t>Figures</w:t>
      </w:r>
    </w:p>
    <w:p w14:paraId="16B179CF" w14:textId="287B8D31"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rsidR="005A688B" w:rsidRPr="005A688B">
        <w:rPr>
          <w:noProof/>
        </w:rPr>
        <w:t xml:space="preserve"> </w:t>
      </w:r>
      <w:ins w:id="169" w:author="Fife, Austin N" w:date="2021-03-29T15:34:00Z">
        <w:r w:rsidR="005A688B">
          <w:rPr>
            <w:noProof/>
          </w:rPr>
          <w:drawing>
            <wp:inline distT="0" distB="0" distL="0" distR="0" wp14:anchorId="0F1FCF66" wp14:editId="5264425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r w:rsidR="00FA515C" w:rsidRPr="00FA515C">
          <w:rPr>
            <w:noProof/>
          </w:rPr>
          <w:t xml:space="preserve"> </w:t>
        </w:r>
        <w:r w:rsidR="00FA515C">
          <w:rPr>
            <w:noProof/>
          </w:rPr>
          <w:drawing>
            <wp:inline distT="0" distB="0" distL="0" distR="0" wp14:anchorId="049E6CFD" wp14:editId="4CC7CFCB">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15"/>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ins>
      <w:r>
        <w:t xml:space="preserve">  </w:t>
      </w:r>
      <w:bookmarkEnd w:id="168"/>
    </w:p>
    <w:sectPr w:rsidR="004F205A" w:rsidSect="004E1DCA">
      <w:headerReference w:type="default"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w:t>
      </w:r>
      <w:proofErr w:type="spellStart"/>
      <w:r w:rsidRPr="008314CB">
        <w:t>Brevipalpus</w:t>
      </w:r>
      <w:proofErr w:type="spellEnd"/>
      <w:r w:rsidRPr="008314CB">
        <w:t xml:space="preserve"> </w:t>
      </w:r>
      <w:proofErr w:type="spellStart"/>
      <w:r w:rsidRPr="008314CB">
        <w:t>Donnadieu</w:t>
      </w:r>
      <w:proofErr w:type="spellEnd"/>
      <w:r w:rsidRPr="008314CB">
        <w:t xml:space="preserve"> (</w:t>
      </w:r>
      <w:proofErr w:type="spellStart"/>
      <w:r w:rsidRPr="008314CB">
        <w:t>Trombidiformes</w:t>
      </w:r>
      <w:proofErr w:type="spellEnd"/>
      <w:r w:rsidRPr="008314CB">
        <w:t xml:space="preserve">: </w:t>
      </w:r>
      <w:r>
        <w:t xml:space="preserve">    </w:t>
      </w:r>
      <w:proofErr w:type="spellStart"/>
      <w:r w:rsidRPr="008314CB">
        <w:t>Tenuipalpidae</w:t>
      </w:r>
      <w:proofErr w:type="spellEnd"/>
      <w:r w:rsidRPr="008314CB">
        <w:t xml:space="preserve">), are the only known vectors of </w:t>
      </w:r>
      <w:proofErr w:type="spellStart"/>
      <w:r w:rsidRPr="008314CB">
        <w:t>dichorhaviruses</w:t>
      </w:r>
      <w:proofErr w:type="spellEnd"/>
      <w:r w:rsidRPr="008314CB">
        <w:t xml:space="preserve">. The B. </w:t>
      </w:r>
      <w:proofErr w:type="spellStart"/>
      <w:r w:rsidRPr="008314CB">
        <w:t>californicus</w:t>
      </w:r>
      <w:proofErr w:type="spellEnd"/>
      <w:r w:rsidRPr="008314CB">
        <w:t xml:space="preserve"> species group exclusively </w:t>
      </w:r>
      <w:proofErr w:type="gramStart"/>
      <w:r w:rsidRPr="008314CB">
        <w:t>is capable of transmitting</w:t>
      </w:r>
      <w:proofErr w:type="gramEnd"/>
      <w:r w:rsidRPr="008314CB">
        <w:t xml:space="preserve"> Orchid fleck </w:t>
      </w:r>
      <w:proofErr w:type="spellStart"/>
      <w:r w:rsidRPr="008314CB">
        <w:t>dichorhavirus</w:t>
      </w:r>
      <w:proofErr w:type="spellEnd"/>
      <w:r w:rsidRPr="008314CB">
        <w:t xml:space="preserve"> (OFV) in a persistent propagative manner.</w:t>
      </w:r>
      <w:r>
        <w:t xml:space="preserve">   Hi Austin just a </w:t>
      </w:r>
      <w:proofErr w:type="gramStart"/>
      <w:r>
        <w:t>suggestion..</w:t>
      </w:r>
      <w:proofErr w:type="gramEnd"/>
    </w:p>
  </w:comment>
  <w:comment w:id="6"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7"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8"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9"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10" w:author="Carrillo,Daniel" w:date="2021-03-26T10:15:00Z" w:initials="C">
    <w:p w14:paraId="6DB9D642" w14:textId="1F1CDDE7" w:rsidR="00F8159D" w:rsidRDefault="00F8159D">
      <w:pPr>
        <w:pStyle w:val="CommentText"/>
      </w:pPr>
      <w:r>
        <w:rPr>
          <w:rStyle w:val="CommentReference"/>
        </w:rPr>
        <w:annotationRef/>
      </w:r>
      <w:r>
        <w:t xml:space="preserve">This </w:t>
      </w:r>
      <w:r w:rsidR="00AF039F">
        <w:t xml:space="preserve">critical </w:t>
      </w:r>
      <w:r>
        <w:t xml:space="preserve">information is </w:t>
      </w:r>
      <w:r w:rsidR="004D16F2">
        <w:t xml:space="preserve">only </w:t>
      </w:r>
      <w:r w:rsidR="00AF039F">
        <w:t xml:space="preserve">mentioned </w:t>
      </w:r>
      <w:r w:rsidR="00A32341">
        <w:t xml:space="preserve">clearly </w:t>
      </w:r>
      <w:r w:rsidR="003A77B1">
        <w:t xml:space="preserve">here </w:t>
      </w:r>
      <w:r w:rsidR="004D16F2">
        <w:t>in the abstract.</w:t>
      </w:r>
      <w:r w:rsidR="00114F37">
        <w:t xml:space="preserve"> It is important to mention it in the text as well. </w:t>
      </w:r>
    </w:p>
  </w:comment>
  <w:comment w:id="11" w:author="Fife, Austin N" w:date="2021-03-26T13:22:00Z" w:initials="FAN">
    <w:p w14:paraId="458B0548" w14:textId="28FB6796" w:rsidR="00B16790" w:rsidRDefault="00B16790">
      <w:pPr>
        <w:pStyle w:val="CommentText"/>
      </w:pPr>
      <w:r>
        <w:rPr>
          <w:rStyle w:val="CommentReference"/>
        </w:rPr>
        <w:annotationRef/>
      </w:r>
      <w:r>
        <w:t>Added</w:t>
      </w:r>
      <w:r w:rsidR="00820982">
        <w:t xml:space="preserve"> where </w:t>
      </w:r>
      <w:proofErr w:type="gramStart"/>
      <w:r w:rsidR="00820982">
        <w:t>indicated</w:t>
      </w:r>
      <w:proofErr w:type="gramEnd"/>
    </w:p>
  </w:comment>
  <w:comment w:id="14" w:author="Martini,Xavier" w:date="2021-03-29T08:38:00Z" w:initials="M">
    <w:p w14:paraId="0F869B98" w14:textId="646DEF1A" w:rsidR="00A11BE5" w:rsidRDefault="00A11BE5">
      <w:pPr>
        <w:pStyle w:val="CommentText"/>
      </w:pPr>
      <w:r>
        <w:rPr>
          <w:rStyle w:val="CommentReference"/>
        </w:rPr>
        <w:annotationRef/>
      </w:r>
      <w:r>
        <w:t xml:space="preserve">The mention of citrus </w:t>
      </w:r>
      <w:proofErr w:type="gramStart"/>
      <w:r>
        <w:t>arrive</w:t>
      </w:r>
      <w:proofErr w:type="gramEnd"/>
      <w:r>
        <w:t xml:space="preserve"> like ‘a hair in the soup’ as we say in France. I would keep any mention of potential treat for citrus in the discussion. </w:t>
      </w:r>
    </w:p>
  </w:comment>
  <w:comment w:id="15" w:author="Fife, Austin N" w:date="2021-03-29T15:43:00Z" w:initials="FAN">
    <w:p w14:paraId="615156E6" w14:textId="65CBB50A" w:rsidR="00EF6F8A" w:rsidRDefault="00EF6F8A">
      <w:pPr>
        <w:pStyle w:val="CommentText"/>
      </w:pPr>
      <w:r>
        <w:rPr>
          <w:rStyle w:val="CommentReference"/>
        </w:rPr>
        <w:annotationRef/>
      </w:r>
      <w:proofErr w:type="gramStart"/>
      <w:r>
        <w:t>So</w:t>
      </w:r>
      <w:proofErr w:type="gramEnd"/>
      <w:r>
        <w:t xml:space="preserve"> should we remove the mention of citrus from the abstract?</w:t>
      </w:r>
    </w:p>
  </w:comment>
  <w:comment w:id="17" w:author="Guest User" w:date="2021-03-16T16:32:00Z" w:initials="GU">
    <w:p w14:paraId="74E8A9A5" w14:textId="672516DD" w:rsidR="4C89CECD" w:rsidRDefault="4C89CECD">
      <w:pPr>
        <w:pStyle w:val="CommentText"/>
      </w:pPr>
      <w:r>
        <w:t xml:space="preserve">I believe you mean </w:t>
      </w:r>
      <w:proofErr w:type="spellStart"/>
      <w:r>
        <w:t>Rutaceae</w:t>
      </w:r>
      <w:proofErr w:type="spellEnd"/>
      <w:r>
        <w:t xml:space="preserve"> if you are referring to the family for Citrus</w:t>
      </w:r>
      <w:r>
        <w:rPr>
          <w:rStyle w:val="CommentReference"/>
        </w:rPr>
        <w:annotationRef/>
      </w:r>
    </w:p>
  </w:comment>
  <w:comment w:id="18"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proofErr w:type="spellStart"/>
      <w:r w:rsidR="0094314C" w:rsidRPr="0094314C">
        <w:t>Nolinoideae</w:t>
      </w:r>
      <w:proofErr w:type="spellEnd"/>
      <w:r w:rsidR="00682319">
        <w:t xml:space="preserve">, I imagine that some people may still consider the group to be </w:t>
      </w:r>
      <w:proofErr w:type="spellStart"/>
      <w:r w:rsidR="00E53806">
        <w:t>Ruscaceae</w:t>
      </w:r>
      <w:proofErr w:type="spellEnd"/>
      <w:r w:rsidR="00B11B49">
        <w:t>, and I have seen both used in my brief searches</w:t>
      </w:r>
      <w:r w:rsidR="004C34E2">
        <w:t xml:space="preserve">. Either way, I think we should also add </w:t>
      </w:r>
      <w:r w:rsidR="00B11B49">
        <w:t xml:space="preserve">the </w:t>
      </w:r>
      <w:proofErr w:type="spellStart"/>
      <w:r w:rsidR="00B11B49">
        <w:t>Rutaceae</w:t>
      </w:r>
      <w:proofErr w:type="spellEnd"/>
      <w:r w:rsidR="004C34E2">
        <w:t xml:space="preserve"> keyword.</w:t>
      </w:r>
    </w:p>
  </w:comment>
  <w:comment w:id="19"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20" w:author="Fife, Austin N" w:date="2021-03-23T13:42:00Z" w:initials="FAN">
    <w:p w14:paraId="46D45F23" w14:textId="56E65B66" w:rsidR="00375A7A" w:rsidRDefault="00375A7A">
      <w:pPr>
        <w:pStyle w:val="CommentText"/>
      </w:pPr>
      <w:r>
        <w:rPr>
          <w:rStyle w:val="CommentReference"/>
        </w:rPr>
        <w:annotationRef/>
      </w:r>
      <w:r>
        <w:t>Thank you. Fixed.</w:t>
      </w:r>
    </w:p>
  </w:comment>
  <w:comment w:id="21"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w:t>
      </w:r>
      <w:proofErr w:type="spellStart"/>
      <w:r>
        <w:t>Nolinoidaea</w:t>
      </w:r>
      <w:proofErr w:type="spellEnd"/>
      <w:r>
        <w:t xml:space="preserve"> and Citrus are in different families than </w:t>
      </w:r>
      <w:proofErr w:type="spellStart"/>
      <w:r>
        <w:t>Orchidaceae</w:t>
      </w:r>
      <w:proofErr w:type="spellEnd"/>
      <w:r>
        <w:t>, I think their families should be listed, something like “</w:t>
      </w:r>
      <w:proofErr w:type="spellStart"/>
      <w:r>
        <w:t>Asparagaceae</w:t>
      </w:r>
      <w:proofErr w:type="spellEnd"/>
      <w:r>
        <w:t xml:space="preserve">: </w:t>
      </w:r>
      <w:proofErr w:type="spellStart"/>
      <w:r>
        <w:t>Nolinoidaea</w:t>
      </w:r>
      <w:proofErr w:type="spellEnd"/>
      <w:r>
        <w:t xml:space="preserve">, and </w:t>
      </w:r>
      <w:proofErr w:type="spellStart"/>
      <w:r>
        <w:t>Rutaceae</w:t>
      </w:r>
      <w:proofErr w:type="spellEnd"/>
      <w:r>
        <w:t xml:space="preserve">: </w:t>
      </w:r>
      <w:proofErr w:type="gramStart"/>
      <w:r w:rsidRPr="00723330">
        <w:rPr>
          <w:i/>
          <w:iCs/>
        </w:rPr>
        <w:t>Citrus</w:t>
      </w:r>
      <w:proofErr w:type="gramEnd"/>
      <w:r>
        <w:rPr>
          <w:i/>
          <w:iCs/>
        </w:rPr>
        <w:t>”</w:t>
      </w:r>
    </w:p>
  </w:comment>
  <w:comment w:id="22"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23"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24" w:author="Fife, Austin N" w:date="2021-03-23T14:05:00Z" w:initials="FAN">
    <w:p w14:paraId="77BE6616" w14:textId="0AA597C2" w:rsidR="00B74886" w:rsidRDefault="00B74886">
      <w:pPr>
        <w:pStyle w:val="CommentText"/>
      </w:pPr>
      <w:r>
        <w:rPr>
          <w:rStyle w:val="CommentReference"/>
        </w:rPr>
        <w:annotationRef/>
      </w:r>
      <w:r>
        <w:t>Noted</w:t>
      </w:r>
    </w:p>
  </w:comment>
  <w:comment w:id="25"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6" w:author="Avijit Roy" w:date="2021-03-17T14:08:00Z" w:initials="AR">
    <w:p w14:paraId="7F093352" w14:textId="1DAFC012" w:rsidR="001D4AF8" w:rsidRDefault="001D4AF8">
      <w:pPr>
        <w:pStyle w:val="CommentText"/>
      </w:pPr>
      <w:r>
        <w:rPr>
          <w:rStyle w:val="CommentReference"/>
        </w:rPr>
        <w:annotationRef/>
      </w:r>
      <w:r>
        <w:t xml:space="preserve">Did you test for generic primers for </w:t>
      </w:r>
      <w:proofErr w:type="spellStart"/>
      <w:r>
        <w:t>begomovirus</w:t>
      </w:r>
      <w:proofErr w:type="spellEnd"/>
      <w:r>
        <w:t xml:space="preserve"> and potyviruses? Add </w:t>
      </w:r>
      <w:proofErr w:type="gramStart"/>
      <w:r>
        <w:t>references</w:t>
      </w:r>
      <w:proofErr w:type="gramEnd"/>
    </w:p>
  </w:comment>
  <w:comment w:id="27" w:author="Fife, Austin N" w:date="2021-03-23T14:46:00Z" w:initials="FAN">
    <w:p w14:paraId="3CA12375" w14:textId="35F83D46" w:rsidR="005E054C" w:rsidRDefault="005E054C">
      <w:pPr>
        <w:pStyle w:val="CommentText"/>
      </w:pPr>
      <w:r>
        <w:rPr>
          <w:rStyle w:val="CommentReference"/>
        </w:rPr>
        <w:annotationRef/>
      </w:r>
      <w:r>
        <w:t xml:space="preserve">Dr. </w:t>
      </w:r>
      <w:proofErr w:type="spellStart"/>
      <w:r>
        <w:t>Iriarte</w:t>
      </w:r>
      <w:proofErr w:type="spellEnd"/>
      <w:r>
        <w:t>, would you please help with this comment?</w:t>
      </w:r>
    </w:p>
  </w:comment>
  <w:comment w:id="28" w:author="Avijit Roy" w:date="2021-03-17T14:08:00Z" w:initials="AR">
    <w:p w14:paraId="3FC569E0" w14:textId="3147B379" w:rsidR="001D4AF8" w:rsidRDefault="001D4AF8">
      <w:pPr>
        <w:pStyle w:val="CommentText"/>
      </w:pPr>
      <w:r>
        <w:rPr>
          <w:rStyle w:val="CommentReference"/>
        </w:rPr>
        <w:annotationRef/>
      </w:r>
      <w:r>
        <w:t>Full name please</w:t>
      </w:r>
    </w:p>
  </w:comment>
  <w:comment w:id="29" w:author="Fife, Austin N" w:date="2021-03-23T15:16:00Z" w:initials="FAN">
    <w:p w14:paraId="7C44EFB1" w14:textId="1E768E23" w:rsidR="00351F72" w:rsidRDefault="00351F72">
      <w:pPr>
        <w:pStyle w:val="CommentText"/>
      </w:pPr>
      <w:r>
        <w:rPr>
          <w:rStyle w:val="CommentReference"/>
        </w:rPr>
        <w:annotationRef/>
      </w:r>
      <w:r>
        <w:t>Done</w:t>
      </w:r>
    </w:p>
  </w:comment>
  <w:comment w:id="30" w:author="Carrillo,Daniel" w:date="2021-03-26T10:24:00Z" w:initials="C">
    <w:p w14:paraId="2004CA05" w14:textId="6EAB6DE1" w:rsidR="00A32341" w:rsidRDefault="00A32341">
      <w:pPr>
        <w:pStyle w:val="CommentText"/>
      </w:pPr>
      <w:r>
        <w:rPr>
          <w:rStyle w:val="CommentReference"/>
        </w:rPr>
        <w:annotationRef/>
      </w:r>
      <w:r>
        <w:t xml:space="preserve">Is </w:t>
      </w:r>
      <w:r w:rsidR="00FE6AE9">
        <w:t xml:space="preserve">it here where </w:t>
      </w:r>
      <w:r w:rsidR="00FE6AE9" w:rsidRPr="00FE6AE9">
        <w:t>OFV-Orc1 and OFV-Orc2</w:t>
      </w:r>
      <w:r w:rsidR="00FE6AE9">
        <w:t xml:space="preserve"> should be mentioned? </w:t>
      </w:r>
    </w:p>
  </w:comment>
  <w:comment w:id="31" w:author="Fife, Austin N" w:date="2021-03-26T13:16:00Z" w:initials="FAN">
    <w:p w14:paraId="12D9EBD0" w14:textId="77777777" w:rsidR="005D6631" w:rsidRDefault="005D6631">
      <w:pPr>
        <w:pStyle w:val="CommentText"/>
      </w:pPr>
      <w:r>
        <w:rPr>
          <w:rStyle w:val="CommentReference"/>
        </w:rPr>
        <w:annotationRef/>
      </w:r>
      <w:r>
        <w:t xml:space="preserve">Yes, </w:t>
      </w:r>
      <w:proofErr w:type="gramStart"/>
      <w:r>
        <w:t>thanks</w:t>
      </w:r>
      <w:proofErr w:type="gramEnd"/>
    </w:p>
  </w:comment>
  <w:comment w:id="32" w:author="Martini,Xavier" w:date="2021-03-29T08:45:00Z" w:initials="M">
    <w:p w14:paraId="451486E7" w14:textId="1EA1B771" w:rsidR="004C750A" w:rsidRDefault="004C750A">
      <w:pPr>
        <w:pStyle w:val="CommentText"/>
      </w:pPr>
      <w:r>
        <w:rPr>
          <w:rStyle w:val="CommentReference"/>
        </w:rPr>
        <w:annotationRef/>
      </w:r>
      <w:r>
        <w:t>Agree</w:t>
      </w:r>
    </w:p>
  </w:comment>
  <w:comment w:id="33"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34" w:author="Fife, Austin N" w:date="2021-03-23T15:18:00Z" w:initials="FAN">
    <w:p w14:paraId="2E3B076D" w14:textId="1A10BF8F" w:rsidR="00D815DF" w:rsidRDefault="00D815DF">
      <w:pPr>
        <w:pStyle w:val="CommentText"/>
      </w:pPr>
      <w:r>
        <w:rPr>
          <w:rStyle w:val="CommentReference"/>
        </w:rPr>
        <w:annotationRef/>
      </w:r>
      <w:r>
        <w:t>Done</w:t>
      </w:r>
    </w:p>
  </w:comment>
  <w:comment w:id="35"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36"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proofErr w:type="gramStart"/>
      <w:r w:rsidR="003C3076" w:rsidRPr="00973108">
        <w:t>figure</w:t>
      </w:r>
      <w:proofErr w:type="gramEnd"/>
    </w:p>
  </w:comment>
  <w:comment w:id="37" w:author="Carrillo,Daniel" w:date="2021-03-26T08:30:00Z" w:initials="C">
    <w:p w14:paraId="17EB7356" w14:textId="796032B0" w:rsidR="005A7A58" w:rsidRDefault="005A7A58">
      <w:pPr>
        <w:pStyle w:val="CommentText"/>
      </w:pPr>
      <w:r>
        <w:rPr>
          <w:rStyle w:val="CommentReference"/>
        </w:rPr>
        <w:annotationRef/>
      </w:r>
      <w:r w:rsidR="00F14E13">
        <w:t>S</w:t>
      </w:r>
      <w:r>
        <w:t>tated in the previous sentence</w:t>
      </w:r>
      <w:r w:rsidR="00F14E13">
        <w:t xml:space="preserve">, </w:t>
      </w:r>
      <w:r w:rsidR="00E81252">
        <w:t xml:space="preserve">can be </w:t>
      </w:r>
      <w:proofErr w:type="gramStart"/>
      <w:r w:rsidR="000D50A2">
        <w:t>deleted</w:t>
      </w:r>
      <w:proofErr w:type="gramEnd"/>
    </w:p>
  </w:comment>
  <w:comment w:id="38" w:author="Fife, Austin N" w:date="2021-03-26T12:39:00Z" w:initials="FAN">
    <w:p w14:paraId="03EA794B" w14:textId="332591F5" w:rsidR="00490C17" w:rsidRDefault="00490C17">
      <w:pPr>
        <w:pStyle w:val="CommentText"/>
      </w:pPr>
      <w:r>
        <w:rPr>
          <w:rStyle w:val="CommentReference"/>
        </w:rPr>
        <w:annotationRef/>
      </w:r>
      <w:r>
        <w:t xml:space="preserve">Thank </w:t>
      </w:r>
      <w:proofErr w:type="gramStart"/>
      <w:r>
        <w:t>you</w:t>
      </w:r>
      <w:proofErr w:type="gramEnd"/>
    </w:p>
  </w:comment>
  <w:comment w:id="39" w:author="Carrillo,Daniel" w:date="2021-03-26T08:55:00Z" w:initials="C">
    <w:p w14:paraId="5C0A6BDB" w14:textId="4BF5FEC7" w:rsidR="00E81252" w:rsidRDefault="00E81252">
      <w:pPr>
        <w:pStyle w:val="CommentText"/>
      </w:pPr>
      <w:r>
        <w:rPr>
          <w:rStyle w:val="CommentReference"/>
        </w:rPr>
        <w:annotationRef/>
      </w:r>
      <w:r>
        <w:t>Stated in the previous sentence</w:t>
      </w:r>
      <w:r w:rsidR="000D50A2">
        <w:t xml:space="preserve">, can be </w:t>
      </w:r>
      <w:proofErr w:type="gramStart"/>
      <w:r w:rsidR="000D50A2">
        <w:t>deleted</w:t>
      </w:r>
      <w:proofErr w:type="gramEnd"/>
    </w:p>
  </w:comment>
  <w:comment w:id="40" w:author="Avijit Roy" w:date="2021-03-17T14:23:00Z" w:initials="AR">
    <w:p w14:paraId="2CA17CE4" w14:textId="49AE6AE7" w:rsidR="001D4AF8" w:rsidRDefault="001D4AF8">
      <w:pPr>
        <w:pStyle w:val="CommentText"/>
      </w:pPr>
      <w:r>
        <w:rPr>
          <w:rStyle w:val="CommentReference"/>
        </w:rPr>
        <w:annotationRef/>
      </w:r>
      <w:r>
        <w:t xml:space="preserve">Scientific </w:t>
      </w:r>
      <w:proofErr w:type="gramStart"/>
      <w:r>
        <w:t>name ?</w:t>
      </w:r>
      <w:proofErr w:type="gramEnd"/>
    </w:p>
  </w:comment>
  <w:comment w:id="41"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w:t>
      </w:r>
      <w:proofErr w:type="gramStart"/>
      <w:r w:rsidR="004F01FF">
        <w:t>make a determination</w:t>
      </w:r>
      <w:proofErr w:type="gramEnd"/>
      <w:r w:rsidR="00AC0F5A">
        <w:t>.</w:t>
      </w:r>
      <w:r w:rsidR="004F01FF">
        <w:t xml:space="preserve"> I think it is important to include, because </w:t>
      </w:r>
      <w:proofErr w:type="spellStart"/>
      <w:r w:rsidR="004F01FF">
        <w:t>eriophyoids</w:t>
      </w:r>
      <w:proofErr w:type="spellEnd"/>
      <w:r w:rsidR="004F01FF">
        <w:t xml:space="preserve"> are known to transmit viruses as well</w:t>
      </w:r>
      <w:r w:rsidR="00D32740">
        <w:t>, although I do not think that is the case here.</w:t>
      </w:r>
    </w:p>
  </w:comment>
  <w:comment w:id="42" w:author="Carrillo,Daniel" w:date="2021-03-26T08:50:00Z" w:initials="C">
    <w:p w14:paraId="04C3C1B3" w14:textId="3F352F53" w:rsidR="007C190D" w:rsidRDefault="007C190D">
      <w:pPr>
        <w:pStyle w:val="CommentText"/>
      </w:pPr>
      <w:r>
        <w:rPr>
          <w:rStyle w:val="CommentReference"/>
        </w:rPr>
        <w:annotationRef/>
      </w:r>
      <w:r w:rsidR="00B45422">
        <w:t>I</w:t>
      </w:r>
      <w:r w:rsidR="00EC0F26">
        <w:t xml:space="preserve">dentification of </w:t>
      </w:r>
      <w:proofErr w:type="spellStart"/>
      <w:r w:rsidR="00EC0F26">
        <w:t>Brevipalpus</w:t>
      </w:r>
      <w:proofErr w:type="spellEnd"/>
      <w:r w:rsidR="00EC0F26">
        <w:t xml:space="preserve"> mites using molecular techniques is </w:t>
      </w:r>
      <w:r w:rsidR="00786EF3">
        <w:t xml:space="preserve">not </w:t>
      </w:r>
      <w:r w:rsidR="00EC0F26">
        <w:t xml:space="preserve">practiced </w:t>
      </w:r>
      <w:r w:rsidR="000D38CF">
        <w:t>yet</w:t>
      </w:r>
      <w:r w:rsidR="00B45422">
        <w:t xml:space="preserve">. The methods are still being </w:t>
      </w:r>
      <w:proofErr w:type="gramStart"/>
      <w:r w:rsidR="00B45422">
        <w:t>developed</w:t>
      </w:r>
      <w:proofErr w:type="gramEnd"/>
    </w:p>
  </w:comment>
  <w:comment w:id="43" w:author="Fife, Austin N" w:date="2021-03-26T12:42:00Z" w:initials="FAN">
    <w:p w14:paraId="4E8B1DBE" w14:textId="3C3EAE6B" w:rsidR="0037680B" w:rsidRDefault="0037680B">
      <w:pPr>
        <w:pStyle w:val="CommentText"/>
      </w:pPr>
      <w:r>
        <w:rPr>
          <w:rStyle w:val="CommentReference"/>
        </w:rPr>
        <w:annotationRef/>
      </w:r>
      <w:r>
        <w:t>Ah, I was getting confused with the work on eriophyid mites.</w:t>
      </w:r>
    </w:p>
  </w:comment>
  <w:comment w:id="44" w:author="Avijit Roy" w:date="2021-03-17T14:47:00Z" w:initials="AR">
    <w:p w14:paraId="71FAA34B" w14:textId="33AC93F6" w:rsidR="001D4AF8" w:rsidRDefault="001D4AF8">
      <w:pPr>
        <w:pStyle w:val="CommentText"/>
      </w:pPr>
      <w:r>
        <w:rPr>
          <w:rStyle w:val="CommentReference"/>
        </w:rPr>
        <w:annotationRef/>
      </w:r>
      <w:r>
        <w:t xml:space="preserve">Not clear. Did you collect again from the same location or you aliquot the previous </w:t>
      </w:r>
      <w:proofErr w:type="gramStart"/>
      <w:r>
        <w:t>collection</w:t>
      </w:r>
      <w:proofErr w:type="gramEnd"/>
    </w:p>
  </w:comment>
  <w:comment w:id="45"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46" w:author="Ochoa, Ron" w:date="2021-03-16T16:44:00Z" w:initials="OR">
    <w:p w14:paraId="215A1AFC" w14:textId="70AE208D" w:rsidR="004455E7" w:rsidRDefault="004455E7">
      <w:pPr>
        <w:pStyle w:val="CommentText"/>
      </w:pPr>
      <w:r>
        <w:rPr>
          <w:rStyle w:val="CommentReference"/>
        </w:rPr>
        <w:annotationRef/>
      </w:r>
      <w:r>
        <w:t xml:space="preserve">Yes it is correct, this </w:t>
      </w:r>
      <w:proofErr w:type="gramStart"/>
      <w:r>
        <w:t>is  CRYO</w:t>
      </w:r>
      <w:proofErr w:type="gramEnd"/>
      <w:r>
        <w:t>-SEM</w:t>
      </w:r>
    </w:p>
  </w:comment>
  <w:comment w:id="47" w:author="Fife, Austin N" w:date="2021-03-26T13:28:00Z" w:initials="FAN">
    <w:p w14:paraId="0223C38E" w14:textId="463592FD" w:rsidR="008B7E7D" w:rsidRPr="00442388" w:rsidRDefault="008B7E7D">
      <w:pPr>
        <w:pStyle w:val="CommentText"/>
      </w:pPr>
      <w:r>
        <w:rPr>
          <w:rStyle w:val="CommentReference"/>
        </w:rPr>
        <w:annotationRef/>
      </w:r>
      <w:r>
        <w:t xml:space="preserve">Dr. Ochoa, do we have images available for these two species? I think the images I have are of </w:t>
      </w:r>
      <w:r w:rsidRPr="00442388">
        <w:rPr>
          <w:i/>
          <w:iCs/>
        </w:rPr>
        <w:t xml:space="preserve">B. </w:t>
      </w:r>
      <w:proofErr w:type="spellStart"/>
      <w:r w:rsidRPr="00442388">
        <w:rPr>
          <w:i/>
          <w:iCs/>
        </w:rPr>
        <w:t>yothersi</w:t>
      </w:r>
      <w:proofErr w:type="spellEnd"/>
      <w:r w:rsidRPr="00442388">
        <w:rPr>
          <w:i/>
          <w:iCs/>
        </w:rPr>
        <w:t xml:space="preserve"> </w:t>
      </w:r>
      <w:r>
        <w:t xml:space="preserve">and </w:t>
      </w:r>
      <w:r w:rsidRPr="00442388">
        <w:rPr>
          <w:i/>
          <w:iCs/>
        </w:rPr>
        <w:t xml:space="preserve">B. </w:t>
      </w:r>
      <w:r w:rsidR="00442388">
        <w:rPr>
          <w:i/>
          <w:iCs/>
        </w:rPr>
        <w:t>confuses</w:t>
      </w:r>
      <w:r w:rsidR="00442388">
        <w:t xml:space="preserve">, but no </w:t>
      </w:r>
      <w:r w:rsidR="00442388">
        <w:rPr>
          <w:i/>
          <w:iCs/>
        </w:rPr>
        <w:t xml:space="preserve">B. </w:t>
      </w:r>
      <w:proofErr w:type="spellStart"/>
      <w:r w:rsidR="00442388">
        <w:rPr>
          <w:i/>
          <w:iCs/>
        </w:rPr>
        <w:t>obovatus</w:t>
      </w:r>
      <w:proofErr w:type="spellEnd"/>
      <w:r w:rsidR="00442388">
        <w:t xml:space="preserve">. I think maybe we should show all </w:t>
      </w:r>
      <w:proofErr w:type="gramStart"/>
      <w:r w:rsidR="00D30DFB">
        <w:t>three?</w:t>
      </w:r>
      <w:proofErr w:type="gramEnd"/>
    </w:p>
  </w:comment>
  <w:comment w:id="48" w:author="Carrillo,Daniel" w:date="2021-03-26T09:31:00Z" w:initials="C">
    <w:p w14:paraId="63927856" w14:textId="14849E84" w:rsidR="00405ACE" w:rsidRDefault="00405ACE">
      <w:pPr>
        <w:pStyle w:val="CommentText"/>
      </w:pPr>
      <w:r>
        <w:rPr>
          <w:rStyle w:val="CommentReference"/>
        </w:rPr>
        <w:annotationRef/>
      </w:r>
      <w:r w:rsidR="003F2E1A">
        <w:t xml:space="preserve">According to </w:t>
      </w:r>
      <w:r w:rsidR="00A377F3">
        <w:t xml:space="preserve">the references the </w:t>
      </w:r>
      <w:r>
        <w:t xml:space="preserve">same author </w:t>
      </w:r>
      <w:r w:rsidR="003F2E1A">
        <w:t xml:space="preserve">reported OFV </w:t>
      </w:r>
      <w:r>
        <w:t xml:space="preserve">from Hawaii </w:t>
      </w:r>
      <w:r w:rsidR="006C6B1A">
        <w:t>in 2001.</w:t>
      </w:r>
    </w:p>
  </w:comment>
  <w:comment w:id="49" w:author="Fife, Austin N" w:date="2021-03-26T12:50:00Z" w:initials="FAN">
    <w:p w14:paraId="70ADB0E6" w14:textId="6781CEF2" w:rsidR="009F1431" w:rsidRDefault="00D46C67">
      <w:pPr>
        <w:pStyle w:val="CommentText"/>
      </w:pPr>
      <w:r>
        <w:rPr>
          <w:rStyle w:val="CommentReference"/>
        </w:rPr>
        <w:annotationRef/>
      </w:r>
      <w:r w:rsidR="009F1431">
        <w:t>I can not seem to find that reference</w:t>
      </w:r>
      <w:r w:rsidR="005B61AB">
        <w:t>.</w:t>
      </w:r>
    </w:p>
  </w:comment>
  <w:comment w:id="50"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51"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52"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53" w:author="Fife, Austin N" w:date="2021-03-23T17:05:00Z" w:initials="FAN">
    <w:p w14:paraId="5F40F223" w14:textId="4E068B4F" w:rsidR="006936D6" w:rsidRDefault="006936D6">
      <w:pPr>
        <w:pStyle w:val="CommentText"/>
      </w:pPr>
      <w:r>
        <w:rPr>
          <w:rStyle w:val="CommentReference"/>
        </w:rPr>
        <w:annotationRef/>
      </w:r>
      <w:r>
        <w:t xml:space="preserve">Thank </w:t>
      </w:r>
      <w:proofErr w:type="gramStart"/>
      <w:r>
        <w:t>you</w:t>
      </w:r>
      <w:proofErr w:type="gramEnd"/>
    </w:p>
  </w:comment>
  <w:comment w:id="54" w:author="Avijit Roy" w:date="2021-03-17T15:32:00Z" w:initials="AR">
    <w:p w14:paraId="6ABA03F5" w14:textId="11797EB9" w:rsidR="00537A60" w:rsidRDefault="00537A60">
      <w:pPr>
        <w:pStyle w:val="CommentText"/>
      </w:pPr>
      <w:r>
        <w:rPr>
          <w:rStyle w:val="CommentReference"/>
        </w:rPr>
        <w:annotationRef/>
      </w:r>
      <w:r>
        <w:t xml:space="preserve">Please be more descriptive about Aspidistra as you have mentioned very little info about this plant and </w:t>
      </w:r>
      <w:proofErr w:type="gramStart"/>
      <w:r>
        <w:t>symptoms</w:t>
      </w:r>
      <w:proofErr w:type="gramEnd"/>
    </w:p>
  </w:comment>
  <w:comment w:id="55"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 w:id="58" w:author="Martini,Xavier" w:date="2021-03-29T09:03:00Z" w:initials="M">
    <w:p w14:paraId="2B10C396" w14:textId="1453BC73" w:rsidR="00DD64A3" w:rsidRDefault="00DD64A3">
      <w:pPr>
        <w:pStyle w:val="CommentText"/>
      </w:pPr>
      <w:r>
        <w:rPr>
          <w:rStyle w:val="CommentReference"/>
        </w:rPr>
        <w:annotationRef/>
      </w:r>
      <w:r>
        <w:t>Which ones?</w:t>
      </w:r>
    </w:p>
  </w:comment>
  <w:comment w:id="166" w:author="Martini,Xavier" w:date="2021-03-29T08:54:00Z" w:initials="M">
    <w:p w14:paraId="6BFC9619" w14:textId="5416A6B1" w:rsidR="004D0D41" w:rsidRDefault="004D0D41">
      <w:pPr>
        <w:pStyle w:val="CommentText"/>
      </w:pPr>
      <w:r>
        <w:rPr>
          <w:rStyle w:val="CommentReference"/>
        </w:rPr>
        <w:annotationRef/>
      </w:r>
      <w:r>
        <w:t xml:space="preserve">Where </w:t>
      </w:r>
      <w:proofErr w:type="gramStart"/>
      <w:r>
        <w:t>are  the</w:t>
      </w:r>
      <w:proofErr w:type="gramEnd"/>
      <w:r>
        <w:t xml:space="preserve"> tables and the mites pictures from the earliest version?? </w:t>
      </w:r>
    </w:p>
  </w:comment>
  <w:comment w:id="167" w:author="Fife, Austin N" w:date="2021-03-29T16:31:00Z" w:initials="FAN">
    <w:p w14:paraId="2786F426" w14:textId="09294920" w:rsidR="004F0DEE" w:rsidRDefault="004F0DEE">
      <w:pPr>
        <w:pStyle w:val="CommentText"/>
      </w:pPr>
      <w:r>
        <w:rPr>
          <w:rStyle w:val="CommentReference"/>
        </w:rPr>
        <w:annotationRef/>
      </w:r>
      <w:r>
        <w:t>Returned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6DB9D642" w15:done="1"/>
  <w15:commentEx w15:paraId="458B0548" w15:paraIdParent="6DB9D642" w15:done="1"/>
  <w15:commentEx w15:paraId="0F869B98" w15:done="0"/>
  <w15:commentEx w15:paraId="615156E6" w15:paraIdParent="0F869B98" w15:done="0"/>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2004CA05" w15:done="1"/>
  <w15:commentEx w15:paraId="12D9EBD0" w15:paraIdParent="2004CA05" w15:done="1"/>
  <w15:commentEx w15:paraId="451486E7" w15:paraIdParent="2004CA05" w15:done="0"/>
  <w15:commentEx w15:paraId="5502955F" w15:done="1"/>
  <w15:commentEx w15:paraId="2E3B076D" w15:paraIdParent="5502955F" w15:done="1"/>
  <w15:commentEx w15:paraId="76688CED" w15:done="1"/>
  <w15:commentEx w15:paraId="24886237" w15:paraIdParent="76688CED" w15:done="1"/>
  <w15:commentEx w15:paraId="17EB7356" w15:done="1"/>
  <w15:commentEx w15:paraId="03EA794B" w15:paraIdParent="17EB7356" w15:done="1"/>
  <w15:commentEx w15:paraId="5C0A6BDB" w15:done="1"/>
  <w15:commentEx w15:paraId="2CA17CE4" w15:done="0"/>
  <w15:commentEx w15:paraId="065591D1" w15:paraIdParent="2CA17CE4" w15:done="0"/>
  <w15:commentEx w15:paraId="04C3C1B3" w15:done="1"/>
  <w15:commentEx w15:paraId="4E8B1DBE" w15:paraIdParent="04C3C1B3" w15:done="1"/>
  <w15:commentEx w15:paraId="71FAA34B" w15:done="1"/>
  <w15:commentEx w15:paraId="5016CAB7" w15:paraIdParent="71FAA34B" w15:done="1"/>
  <w15:commentEx w15:paraId="215A1AFC" w15:done="1"/>
  <w15:commentEx w15:paraId="0223C38E" w15:done="0"/>
  <w15:commentEx w15:paraId="63927856" w15:done="0"/>
  <w15:commentEx w15:paraId="70ADB0E6" w15:paraIdParent="63927856" w15:done="0"/>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Ex w15:paraId="2B10C396" w15:done="0"/>
  <w15:commentEx w15:paraId="6BFC9619" w15:done="0"/>
  <w15:commentEx w15:paraId="2786F426" w15:paraIdParent="6BFC96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40832B9" w16cex:dateUtc="2021-03-26T14:15:00Z"/>
  <w16cex:commentExtensible w16cex:durableId="24085E9E" w16cex:dateUtc="2021-03-26T17:22:00Z"/>
  <w16cex:commentExtensible w16cex:durableId="240C1099" w16cex:dateUtc="2021-03-29T12:38:00Z"/>
  <w16cex:commentExtensible w16cex:durableId="240C741F" w16cex:dateUtc="2021-03-29T19:43: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40834CB" w16cex:dateUtc="2021-03-26T14:24:00Z"/>
  <w16cex:commentExtensible w16cex:durableId="240C7203" w16cex:dateUtc="2021-03-26T17:16:00Z"/>
  <w16cex:commentExtensible w16cex:durableId="240C1223" w16cex:dateUtc="2021-03-29T12:45: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4081A15" w16cex:dateUtc="2021-03-26T12:30:00Z"/>
  <w16cex:commentExtensible w16cex:durableId="24085480" w16cex:dateUtc="2021-03-26T16:39:00Z"/>
  <w16cex:commentExtensible w16cex:durableId="24082016" w16cex:dateUtc="2021-03-26T12:55:00Z"/>
  <w16cex:commentExtensible w16cex:durableId="23FC8F72" w16cex:dateUtc="2021-03-17T18:23:00Z"/>
  <w16cex:commentExtensible w16cex:durableId="2404942C" w16cex:dateUtc="2021-03-23T20:22:00Z"/>
  <w16cex:commentExtensible w16cex:durableId="24081EB8" w16cex:dateUtc="2021-03-26T12:50:00Z"/>
  <w16cex:commentExtensible w16cex:durableId="2408551E" w16cex:dateUtc="2021-03-26T16:42:00Z"/>
  <w16cex:commentExtensible w16cex:durableId="23FC94E6" w16cex:dateUtc="2021-03-17T18:47:00Z"/>
  <w16cex:commentExtensible w16cex:durableId="24048FA5" w16cex:dateUtc="2021-03-23T20:02:00Z"/>
  <w16cex:commentExtensible w16cex:durableId="24085FEC" w16cex:dateUtc="2021-03-26T17:28:00Z"/>
  <w16cex:commentExtensible w16cex:durableId="2408287A" w16cex:dateUtc="2021-03-26T13:31:00Z"/>
  <w16cex:commentExtensible w16cex:durableId="24085703" w16cex:dateUtc="2021-03-26T16:50: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Extensible w16cex:durableId="240C1673" w16cex:dateUtc="2021-03-29T13:03:00Z"/>
  <w16cex:commentExtensible w16cex:durableId="240C143B" w16cex:dateUtc="2021-03-29T12:54:00Z"/>
  <w16cex:commentExtensible w16cex:durableId="240C7F4A" w16cex:dateUtc="2021-03-29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6DB9D642" w16cid:durableId="240832B9"/>
  <w16cid:commentId w16cid:paraId="458B0548" w16cid:durableId="24085E9E"/>
  <w16cid:commentId w16cid:paraId="0F869B98" w16cid:durableId="240C1099"/>
  <w16cid:commentId w16cid:paraId="615156E6" w16cid:durableId="240C741F"/>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2004CA05" w16cid:durableId="240834CB"/>
  <w16cid:commentId w16cid:paraId="12D9EBD0" w16cid:durableId="240C7203"/>
  <w16cid:commentId w16cid:paraId="451486E7" w16cid:durableId="240C1223"/>
  <w16cid:commentId w16cid:paraId="5502955F" w16cid:durableId="23FC8D87"/>
  <w16cid:commentId w16cid:paraId="2E3B076D" w16cid:durableId="2404854C"/>
  <w16cid:commentId w16cid:paraId="76688CED" w16cid:durableId="23FC8E94"/>
  <w16cid:commentId w16cid:paraId="24886237" w16cid:durableId="2405E8B7"/>
  <w16cid:commentId w16cid:paraId="17EB7356" w16cid:durableId="24081A15"/>
  <w16cid:commentId w16cid:paraId="03EA794B" w16cid:durableId="24085480"/>
  <w16cid:commentId w16cid:paraId="5C0A6BDB" w16cid:durableId="24082016"/>
  <w16cid:commentId w16cid:paraId="2CA17CE4" w16cid:durableId="23FC8F72"/>
  <w16cid:commentId w16cid:paraId="065591D1" w16cid:durableId="2404942C"/>
  <w16cid:commentId w16cid:paraId="04C3C1B3" w16cid:durableId="24081EB8"/>
  <w16cid:commentId w16cid:paraId="4E8B1DBE" w16cid:durableId="2408551E"/>
  <w16cid:commentId w16cid:paraId="71FAA34B" w16cid:durableId="23FC94E6"/>
  <w16cid:commentId w16cid:paraId="5016CAB7" w16cid:durableId="24048FA5"/>
  <w16cid:commentId w16cid:paraId="215A1AFC" w16cid:durableId="24045AE9"/>
  <w16cid:commentId w16cid:paraId="0223C38E" w16cid:durableId="24085FEC"/>
  <w16cid:commentId w16cid:paraId="63927856" w16cid:durableId="2408287A"/>
  <w16cid:commentId w16cid:paraId="70ADB0E6" w16cid:durableId="24085703"/>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Id w16cid:paraId="2B10C396" w16cid:durableId="240C1673"/>
  <w16cid:commentId w16cid:paraId="6BFC9619" w16cid:durableId="240C143B"/>
  <w16cid:commentId w16cid:paraId="2786F426" w16cid:durableId="240C7F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C278A" w14:textId="77777777" w:rsidR="00BE4B44" w:rsidRDefault="00BE4B44">
      <w:pPr>
        <w:spacing w:after="0"/>
      </w:pPr>
      <w:r>
        <w:separator/>
      </w:r>
    </w:p>
  </w:endnote>
  <w:endnote w:type="continuationSeparator" w:id="0">
    <w:p w14:paraId="34AFB56D" w14:textId="77777777" w:rsidR="00BE4B44" w:rsidRDefault="00BE4B44">
      <w:pPr>
        <w:spacing w:after="0"/>
      </w:pPr>
      <w:r>
        <w:continuationSeparator/>
      </w:r>
    </w:p>
  </w:endnote>
  <w:endnote w:type="continuationNotice" w:id="1">
    <w:p w14:paraId="68B2A81A" w14:textId="77777777" w:rsidR="00BE4B44" w:rsidRDefault="00BE4B4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5AE95C" w14:textId="77777777" w:rsidR="00BE4B44" w:rsidRDefault="00BE4B44">
      <w:r>
        <w:separator/>
      </w:r>
    </w:p>
  </w:footnote>
  <w:footnote w:type="continuationSeparator" w:id="0">
    <w:p w14:paraId="790B87A1" w14:textId="77777777" w:rsidR="00BE4B44" w:rsidRDefault="00BE4B44">
      <w:r>
        <w:continuationSeparator/>
      </w:r>
    </w:p>
  </w:footnote>
  <w:footnote w:type="continuationNotice" w:id="1">
    <w:p w14:paraId="4016374E" w14:textId="77777777" w:rsidR="00BE4B44" w:rsidRDefault="00BE4B4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thews Paret">
    <w15:presenceInfo w15:providerId="Windows Live" w15:userId="e4e5e8a4f0713818"/>
  </w15:person>
  <w15:person w15:author="Fife, Austin N">
    <w15:presenceInfo w15:providerId="None" w15:userId="Fife, Austin N"/>
  </w15:person>
  <w15:person w15:author="Ochoa, Ron">
    <w15:presenceInfo w15:providerId="AD" w15:userId="S-1-5-21-2443529608-3098792306-3041422421-552931"/>
  </w15:person>
  <w15:person w15:author="Carrillo,Daniel">
    <w15:presenceInfo w15:providerId="AD" w15:userId="S::dancar@ufl.edu::00691126-c85c-4d58-bf6e-5e5667a48241"/>
  </w15:person>
  <w15:person w15:author="Avijit Roy">
    <w15:presenceInfo w15:providerId="Windows Live" w15:userId="85ca6a1315677ba5"/>
  </w15:person>
  <w15:person w15:author="Martini,Xavier">
    <w15:presenceInfo w15:providerId="AD" w15:userId="S::xmartini@ufl.edu::f3165228-b183-466b-9105-931c01859810"/>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2D5D"/>
    <w:rsid w:val="00014ADC"/>
    <w:rsid w:val="00016D26"/>
    <w:rsid w:val="0001788F"/>
    <w:rsid w:val="00021EA5"/>
    <w:rsid w:val="00027669"/>
    <w:rsid w:val="00037634"/>
    <w:rsid w:val="00042344"/>
    <w:rsid w:val="00055713"/>
    <w:rsid w:val="000633F8"/>
    <w:rsid w:val="000707FA"/>
    <w:rsid w:val="0008680C"/>
    <w:rsid w:val="000978C3"/>
    <w:rsid w:val="000A2B00"/>
    <w:rsid w:val="000A7B5F"/>
    <w:rsid w:val="000A7FD8"/>
    <w:rsid w:val="000B1550"/>
    <w:rsid w:val="000B61AB"/>
    <w:rsid w:val="000C6526"/>
    <w:rsid w:val="000C70DE"/>
    <w:rsid w:val="000D07FA"/>
    <w:rsid w:val="000D2911"/>
    <w:rsid w:val="000D38CF"/>
    <w:rsid w:val="000D50A2"/>
    <w:rsid w:val="000D62E0"/>
    <w:rsid w:val="00100E3F"/>
    <w:rsid w:val="00102CCB"/>
    <w:rsid w:val="00114F37"/>
    <w:rsid w:val="001156B6"/>
    <w:rsid w:val="001164EC"/>
    <w:rsid w:val="00116D31"/>
    <w:rsid w:val="00117EC2"/>
    <w:rsid w:val="001222A1"/>
    <w:rsid w:val="001247CB"/>
    <w:rsid w:val="0012573F"/>
    <w:rsid w:val="0012634A"/>
    <w:rsid w:val="00130CAA"/>
    <w:rsid w:val="00136A92"/>
    <w:rsid w:val="001416F5"/>
    <w:rsid w:val="00144D58"/>
    <w:rsid w:val="001465E9"/>
    <w:rsid w:val="00150302"/>
    <w:rsid w:val="0015381E"/>
    <w:rsid w:val="0015513C"/>
    <w:rsid w:val="00155F14"/>
    <w:rsid w:val="00160BEB"/>
    <w:rsid w:val="00162049"/>
    <w:rsid w:val="001666D3"/>
    <w:rsid w:val="001710B9"/>
    <w:rsid w:val="00172407"/>
    <w:rsid w:val="00174120"/>
    <w:rsid w:val="0017573A"/>
    <w:rsid w:val="00181E1E"/>
    <w:rsid w:val="00185E2D"/>
    <w:rsid w:val="001865A3"/>
    <w:rsid w:val="00187FCE"/>
    <w:rsid w:val="001A5377"/>
    <w:rsid w:val="001B0635"/>
    <w:rsid w:val="001B11C9"/>
    <w:rsid w:val="001B5A2B"/>
    <w:rsid w:val="001B6347"/>
    <w:rsid w:val="001C29FE"/>
    <w:rsid w:val="001C4161"/>
    <w:rsid w:val="001D4AF8"/>
    <w:rsid w:val="001E308B"/>
    <w:rsid w:val="001F56E4"/>
    <w:rsid w:val="00200FF0"/>
    <w:rsid w:val="00202C37"/>
    <w:rsid w:val="00211021"/>
    <w:rsid w:val="002177F3"/>
    <w:rsid w:val="00223C9C"/>
    <w:rsid w:val="002340B4"/>
    <w:rsid w:val="0023422A"/>
    <w:rsid w:val="0023585B"/>
    <w:rsid w:val="00246882"/>
    <w:rsid w:val="00250348"/>
    <w:rsid w:val="002546AF"/>
    <w:rsid w:val="00255BAF"/>
    <w:rsid w:val="00260000"/>
    <w:rsid w:val="00265B68"/>
    <w:rsid w:val="00271F64"/>
    <w:rsid w:val="00275977"/>
    <w:rsid w:val="002768A3"/>
    <w:rsid w:val="002817E5"/>
    <w:rsid w:val="0028268C"/>
    <w:rsid w:val="00292D3E"/>
    <w:rsid w:val="0029369F"/>
    <w:rsid w:val="00293816"/>
    <w:rsid w:val="00293B2F"/>
    <w:rsid w:val="002A1B7D"/>
    <w:rsid w:val="002A7C13"/>
    <w:rsid w:val="002B3E98"/>
    <w:rsid w:val="002B456E"/>
    <w:rsid w:val="002B4AC2"/>
    <w:rsid w:val="002B5760"/>
    <w:rsid w:val="002C5FAD"/>
    <w:rsid w:val="002D4CC7"/>
    <w:rsid w:val="002F31EA"/>
    <w:rsid w:val="0030294B"/>
    <w:rsid w:val="003058FF"/>
    <w:rsid w:val="00311C1D"/>
    <w:rsid w:val="00314BD1"/>
    <w:rsid w:val="00324B4C"/>
    <w:rsid w:val="0032794D"/>
    <w:rsid w:val="003330F7"/>
    <w:rsid w:val="003451A6"/>
    <w:rsid w:val="00351514"/>
    <w:rsid w:val="00351548"/>
    <w:rsid w:val="00351F72"/>
    <w:rsid w:val="003574D4"/>
    <w:rsid w:val="003609E8"/>
    <w:rsid w:val="0036303E"/>
    <w:rsid w:val="003673C4"/>
    <w:rsid w:val="00370D97"/>
    <w:rsid w:val="00373790"/>
    <w:rsid w:val="00375A7A"/>
    <w:rsid w:val="0037680B"/>
    <w:rsid w:val="00380310"/>
    <w:rsid w:val="0038184B"/>
    <w:rsid w:val="0038195A"/>
    <w:rsid w:val="003838BD"/>
    <w:rsid w:val="00387395"/>
    <w:rsid w:val="00393B43"/>
    <w:rsid w:val="003A6A59"/>
    <w:rsid w:val="003A77B1"/>
    <w:rsid w:val="003B138D"/>
    <w:rsid w:val="003B22BB"/>
    <w:rsid w:val="003B3113"/>
    <w:rsid w:val="003B33BF"/>
    <w:rsid w:val="003C0130"/>
    <w:rsid w:val="003C3076"/>
    <w:rsid w:val="003D0ABD"/>
    <w:rsid w:val="003D11A5"/>
    <w:rsid w:val="003D178A"/>
    <w:rsid w:val="003D51CA"/>
    <w:rsid w:val="003D7CA1"/>
    <w:rsid w:val="003E0444"/>
    <w:rsid w:val="003E1904"/>
    <w:rsid w:val="003E5AE6"/>
    <w:rsid w:val="003F2E1A"/>
    <w:rsid w:val="003F38BF"/>
    <w:rsid w:val="003F7078"/>
    <w:rsid w:val="003F7B8A"/>
    <w:rsid w:val="00402713"/>
    <w:rsid w:val="00405ACE"/>
    <w:rsid w:val="00406D02"/>
    <w:rsid w:val="00407AC4"/>
    <w:rsid w:val="00413D89"/>
    <w:rsid w:val="004212E6"/>
    <w:rsid w:val="0042320F"/>
    <w:rsid w:val="004234C2"/>
    <w:rsid w:val="004307AD"/>
    <w:rsid w:val="00442296"/>
    <w:rsid w:val="00442388"/>
    <w:rsid w:val="004455E7"/>
    <w:rsid w:val="004476BE"/>
    <w:rsid w:val="004530B2"/>
    <w:rsid w:val="00460462"/>
    <w:rsid w:val="00461B72"/>
    <w:rsid w:val="00462FF1"/>
    <w:rsid w:val="004647C3"/>
    <w:rsid w:val="00472902"/>
    <w:rsid w:val="0048301C"/>
    <w:rsid w:val="00490C17"/>
    <w:rsid w:val="004930E6"/>
    <w:rsid w:val="004A46A1"/>
    <w:rsid w:val="004A5443"/>
    <w:rsid w:val="004C2BCE"/>
    <w:rsid w:val="004C34E2"/>
    <w:rsid w:val="004C750A"/>
    <w:rsid w:val="004D0D41"/>
    <w:rsid w:val="004D16F2"/>
    <w:rsid w:val="004E0B6D"/>
    <w:rsid w:val="004E1DCA"/>
    <w:rsid w:val="004E29B3"/>
    <w:rsid w:val="004E7462"/>
    <w:rsid w:val="004F01FF"/>
    <w:rsid w:val="004F0DEE"/>
    <w:rsid w:val="004F205A"/>
    <w:rsid w:val="004F33F7"/>
    <w:rsid w:val="00500119"/>
    <w:rsid w:val="0050294E"/>
    <w:rsid w:val="005152BF"/>
    <w:rsid w:val="005178CD"/>
    <w:rsid w:val="0052703A"/>
    <w:rsid w:val="00531D0F"/>
    <w:rsid w:val="005330B9"/>
    <w:rsid w:val="00537A60"/>
    <w:rsid w:val="00541072"/>
    <w:rsid w:val="00550530"/>
    <w:rsid w:val="0055382F"/>
    <w:rsid w:val="00571053"/>
    <w:rsid w:val="00573409"/>
    <w:rsid w:val="00580411"/>
    <w:rsid w:val="005879E0"/>
    <w:rsid w:val="00590D07"/>
    <w:rsid w:val="00591B2F"/>
    <w:rsid w:val="00593B7D"/>
    <w:rsid w:val="00597715"/>
    <w:rsid w:val="005A0BD3"/>
    <w:rsid w:val="005A11ED"/>
    <w:rsid w:val="005A491B"/>
    <w:rsid w:val="005A688B"/>
    <w:rsid w:val="005A7A58"/>
    <w:rsid w:val="005A7F77"/>
    <w:rsid w:val="005B3F87"/>
    <w:rsid w:val="005B61AB"/>
    <w:rsid w:val="005B7BBD"/>
    <w:rsid w:val="005D539D"/>
    <w:rsid w:val="005D6631"/>
    <w:rsid w:val="005E054C"/>
    <w:rsid w:val="005E2248"/>
    <w:rsid w:val="005E3D36"/>
    <w:rsid w:val="005E3DD5"/>
    <w:rsid w:val="005F4683"/>
    <w:rsid w:val="005F58AB"/>
    <w:rsid w:val="00601412"/>
    <w:rsid w:val="006036E0"/>
    <w:rsid w:val="00604EAE"/>
    <w:rsid w:val="00606393"/>
    <w:rsid w:val="0060748B"/>
    <w:rsid w:val="006157FC"/>
    <w:rsid w:val="00617512"/>
    <w:rsid w:val="00626BDB"/>
    <w:rsid w:val="006270F0"/>
    <w:rsid w:val="0063125C"/>
    <w:rsid w:val="006329E3"/>
    <w:rsid w:val="00636F59"/>
    <w:rsid w:val="00641123"/>
    <w:rsid w:val="00641F44"/>
    <w:rsid w:val="006428A6"/>
    <w:rsid w:val="0064437A"/>
    <w:rsid w:val="00651213"/>
    <w:rsid w:val="00652934"/>
    <w:rsid w:val="0065387D"/>
    <w:rsid w:val="00654F9D"/>
    <w:rsid w:val="006566FD"/>
    <w:rsid w:val="006571B2"/>
    <w:rsid w:val="00660805"/>
    <w:rsid w:val="0066308A"/>
    <w:rsid w:val="0066752E"/>
    <w:rsid w:val="00673700"/>
    <w:rsid w:val="00682319"/>
    <w:rsid w:val="00684DEA"/>
    <w:rsid w:val="00685770"/>
    <w:rsid w:val="00685EF3"/>
    <w:rsid w:val="00692014"/>
    <w:rsid w:val="00692395"/>
    <w:rsid w:val="006936D6"/>
    <w:rsid w:val="00695723"/>
    <w:rsid w:val="00696130"/>
    <w:rsid w:val="006A0D92"/>
    <w:rsid w:val="006A1EE1"/>
    <w:rsid w:val="006B66FD"/>
    <w:rsid w:val="006C1C5B"/>
    <w:rsid w:val="006C2092"/>
    <w:rsid w:val="006C5CBB"/>
    <w:rsid w:val="006C6B1A"/>
    <w:rsid w:val="006D0268"/>
    <w:rsid w:val="006D22C3"/>
    <w:rsid w:val="006D7528"/>
    <w:rsid w:val="006E3806"/>
    <w:rsid w:val="006E5281"/>
    <w:rsid w:val="006F6EE8"/>
    <w:rsid w:val="00701B05"/>
    <w:rsid w:val="00702371"/>
    <w:rsid w:val="00714B54"/>
    <w:rsid w:val="0071542C"/>
    <w:rsid w:val="00720CCF"/>
    <w:rsid w:val="00723330"/>
    <w:rsid w:val="00725800"/>
    <w:rsid w:val="0073677C"/>
    <w:rsid w:val="00740BC0"/>
    <w:rsid w:val="00742BCB"/>
    <w:rsid w:val="007469A2"/>
    <w:rsid w:val="007500BA"/>
    <w:rsid w:val="00751E3A"/>
    <w:rsid w:val="007529E0"/>
    <w:rsid w:val="00755399"/>
    <w:rsid w:val="00755B7D"/>
    <w:rsid w:val="00766BDD"/>
    <w:rsid w:val="00777CB6"/>
    <w:rsid w:val="00784D58"/>
    <w:rsid w:val="00786EF3"/>
    <w:rsid w:val="00792591"/>
    <w:rsid w:val="007A4366"/>
    <w:rsid w:val="007A5C84"/>
    <w:rsid w:val="007A7EA5"/>
    <w:rsid w:val="007B00FE"/>
    <w:rsid w:val="007B4294"/>
    <w:rsid w:val="007B6B3D"/>
    <w:rsid w:val="007C190D"/>
    <w:rsid w:val="007C2518"/>
    <w:rsid w:val="007C4F01"/>
    <w:rsid w:val="007C6314"/>
    <w:rsid w:val="007C6709"/>
    <w:rsid w:val="007D03C2"/>
    <w:rsid w:val="007D7777"/>
    <w:rsid w:val="007E3486"/>
    <w:rsid w:val="007F0A4C"/>
    <w:rsid w:val="007F5828"/>
    <w:rsid w:val="007F68E4"/>
    <w:rsid w:val="007F7857"/>
    <w:rsid w:val="007F7E72"/>
    <w:rsid w:val="00801397"/>
    <w:rsid w:val="00804E15"/>
    <w:rsid w:val="00807C25"/>
    <w:rsid w:val="00812680"/>
    <w:rsid w:val="00813F7B"/>
    <w:rsid w:val="008146C4"/>
    <w:rsid w:val="00815965"/>
    <w:rsid w:val="00820982"/>
    <w:rsid w:val="00823C75"/>
    <w:rsid w:val="008263DB"/>
    <w:rsid w:val="008318A6"/>
    <w:rsid w:val="008404C3"/>
    <w:rsid w:val="008449EE"/>
    <w:rsid w:val="008551F0"/>
    <w:rsid w:val="008570CF"/>
    <w:rsid w:val="008623CC"/>
    <w:rsid w:val="008760D7"/>
    <w:rsid w:val="0088201A"/>
    <w:rsid w:val="00882347"/>
    <w:rsid w:val="008838C7"/>
    <w:rsid w:val="008866F1"/>
    <w:rsid w:val="008A2FF3"/>
    <w:rsid w:val="008A4727"/>
    <w:rsid w:val="008A51BA"/>
    <w:rsid w:val="008A5274"/>
    <w:rsid w:val="008B3147"/>
    <w:rsid w:val="008B5585"/>
    <w:rsid w:val="008B720D"/>
    <w:rsid w:val="008B7E7D"/>
    <w:rsid w:val="008C0270"/>
    <w:rsid w:val="008C52C0"/>
    <w:rsid w:val="008D5DCB"/>
    <w:rsid w:val="008D6590"/>
    <w:rsid w:val="008D6863"/>
    <w:rsid w:val="008E599E"/>
    <w:rsid w:val="008E65DE"/>
    <w:rsid w:val="008F4A80"/>
    <w:rsid w:val="008F6258"/>
    <w:rsid w:val="00900708"/>
    <w:rsid w:val="00900C05"/>
    <w:rsid w:val="00903F06"/>
    <w:rsid w:val="009057DE"/>
    <w:rsid w:val="009079C1"/>
    <w:rsid w:val="00911724"/>
    <w:rsid w:val="00912A88"/>
    <w:rsid w:val="00913DB9"/>
    <w:rsid w:val="0091500D"/>
    <w:rsid w:val="0092327A"/>
    <w:rsid w:val="009235E8"/>
    <w:rsid w:val="00927F78"/>
    <w:rsid w:val="009314BB"/>
    <w:rsid w:val="00937F0B"/>
    <w:rsid w:val="0094277A"/>
    <w:rsid w:val="0094314C"/>
    <w:rsid w:val="009567CC"/>
    <w:rsid w:val="00973108"/>
    <w:rsid w:val="00976071"/>
    <w:rsid w:val="0098067F"/>
    <w:rsid w:val="009814E2"/>
    <w:rsid w:val="00985E2A"/>
    <w:rsid w:val="009878EA"/>
    <w:rsid w:val="0099504A"/>
    <w:rsid w:val="009C4913"/>
    <w:rsid w:val="009D1A5E"/>
    <w:rsid w:val="009D302C"/>
    <w:rsid w:val="009E39E3"/>
    <w:rsid w:val="009E4071"/>
    <w:rsid w:val="009E698F"/>
    <w:rsid w:val="009F1431"/>
    <w:rsid w:val="00A00523"/>
    <w:rsid w:val="00A01102"/>
    <w:rsid w:val="00A05010"/>
    <w:rsid w:val="00A06617"/>
    <w:rsid w:val="00A06C34"/>
    <w:rsid w:val="00A11BE5"/>
    <w:rsid w:val="00A14585"/>
    <w:rsid w:val="00A2366E"/>
    <w:rsid w:val="00A24568"/>
    <w:rsid w:val="00A263F6"/>
    <w:rsid w:val="00A3071E"/>
    <w:rsid w:val="00A315E0"/>
    <w:rsid w:val="00A32341"/>
    <w:rsid w:val="00A377F3"/>
    <w:rsid w:val="00A3783E"/>
    <w:rsid w:val="00A42A00"/>
    <w:rsid w:val="00A42B43"/>
    <w:rsid w:val="00A43B70"/>
    <w:rsid w:val="00A45E22"/>
    <w:rsid w:val="00A57066"/>
    <w:rsid w:val="00A667EB"/>
    <w:rsid w:val="00A6683E"/>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039F"/>
    <w:rsid w:val="00AF0B98"/>
    <w:rsid w:val="00AF17D4"/>
    <w:rsid w:val="00B0700E"/>
    <w:rsid w:val="00B11B49"/>
    <w:rsid w:val="00B16790"/>
    <w:rsid w:val="00B2623B"/>
    <w:rsid w:val="00B268D8"/>
    <w:rsid w:val="00B318E3"/>
    <w:rsid w:val="00B37E9B"/>
    <w:rsid w:val="00B41EF0"/>
    <w:rsid w:val="00B45422"/>
    <w:rsid w:val="00B45DAF"/>
    <w:rsid w:val="00B46069"/>
    <w:rsid w:val="00B60150"/>
    <w:rsid w:val="00B63D59"/>
    <w:rsid w:val="00B7195E"/>
    <w:rsid w:val="00B7347E"/>
    <w:rsid w:val="00B74886"/>
    <w:rsid w:val="00B80BCB"/>
    <w:rsid w:val="00B80DA1"/>
    <w:rsid w:val="00B82AFA"/>
    <w:rsid w:val="00B8485D"/>
    <w:rsid w:val="00B86B75"/>
    <w:rsid w:val="00B90167"/>
    <w:rsid w:val="00B90A3D"/>
    <w:rsid w:val="00B96C22"/>
    <w:rsid w:val="00BA479C"/>
    <w:rsid w:val="00BB473B"/>
    <w:rsid w:val="00BB7630"/>
    <w:rsid w:val="00BC32D9"/>
    <w:rsid w:val="00BC48D5"/>
    <w:rsid w:val="00BC6A2A"/>
    <w:rsid w:val="00BD1E45"/>
    <w:rsid w:val="00BD4D19"/>
    <w:rsid w:val="00BD7103"/>
    <w:rsid w:val="00BE2953"/>
    <w:rsid w:val="00BE4B44"/>
    <w:rsid w:val="00BF447F"/>
    <w:rsid w:val="00BF46A9"/>
    <w:rsid w:val="00BF73FA"/>
    <w:rsid w:val="00C024E7"/>
    <w:rsid w:val="00C02B1D"/>
    <w:rsid w:val="00C07CCD"/>
    <w:rsid w:val="00C132E2"/>
    <w:rsid w:val="00C1393C"/>
    <w:rsid w:val="00C213F1"/>
    <w:rsid w:val="00C34C9D"/>
    <w:rsid w:val="00C36279"/>
    <w:rsid w:val="00C442FC"/>
    <w:rsid w:val="00C47E13"/>
    <w:rsid w:val="00C569C3"/>
    <w:rsid w:val="00C6214A"/>
    <w:rsid w:val="00C63F7F"/>
    <w:rsid w:val="00C64594"/>
    <w:rsid w:val="00C67A6A"/>
    <w:rsid w:val="00C762E5"/>
    <w:rsid w:val="00C822E6"/>
    <w:rsid w:val="00C868F8"/>
    <w:rsid w:val="00C94B47"/>
    <w:rsid w:val="00CA3152"/>
    <w:rsid w:val="00CA7045"/>
    <w:rsid w:val="00CB5446"/>
    <w:rsid w:val="00CB7F97"/>
    <w:rsid w:val="00CC6C59"/>
    <w:rsid w:val="00CD165B"/>
    <w:rsid w:val="00CD5CDE"/>
    <w:rsid w:val="00CE2235"/>
    <w:rsid w:val="00CF65DC"/>
    <w:rsid w:val="00D03F64"/>
    <w:rsid w:val="00D12083"/>
    <w:rsid w:val="00D14A9C"/>
    <w:rsid w:val="00D14B8E"/>
    <w:rsid w:val="00D23897"/>
    <w:rsid w:val="00D249F1"/>
    <w:rsid w:val="00D30DFB"/>
    <w:rsid w:val="00D32740"/>
    <w:rsid w:val="00D32C6D"/>
    <w:rsid w:val="00D361A5"/>
    <w:rsid w:val="00D37029"/>
    <w:rsid w:val="00D405C8"/>
    <w:rsid w:val="00D420C9"/>
    <w:rsid w:val="00D46C67"/>
    <w:rsid w:val="00D63948"/>
    <w:rsid w:val="00D71358"/>
    <w:rsid w:val="00D71B35"/>
    <w:rsid w:val="00D73F0B"/>
    <w:rsid w:val="00D7427A"/>
    <w:rsid w:val="00D815DF"/>
    <w:rsid w:val="00D82FA1"/>
    <w:rsid w:val="00D83564"/>
    <w:rsid w:val="00D95A78"/>
    <w:rsid w:val="00D95F38"/>
    <w:rsid w:val="00D96AED"/>
    <w:rsid w:val="00DA1A04"/>
    <w:rsid w:val="00DD33F2"/>
    <w:rsid w:val="00DD3900"/>
    <w:rsid w:val="00DD521B"/>
    <w:rsid w:val="00DD64A3"/>
    <w:rsid w:val="00DD6A16"/>
    <w:rsid w:val="00DE5D3C"/>
    <w:rsid w:val="00DF0603"/>
    <w:rsid w:val="00DF0D8E"/>
    <w:rsid w:val="00DF1AAE"/>
    <w:rsid w:val="00DF5C21"/>
    <w:rsid w:val="00E0178B"/>
    <w:rsid w:val="00E11AB7"/>
    <w:rsid w:val="00E13176"/>
    <w:rsid w:val="00E147AB"/>
    <w:rsid w:val="00E148A8"/>
    <w:rsid w:val="00E20170"/>
    <w:rsid w:val="00E23442"/>
    <w:rsid w:val="00E2705E"/>
    <w:rsid w:val="00E315A3"/>
    <w:rsid w:val="00E456AC"/>
    <w:rsid w:val="00E50321"/>
    <w:rsid w:val="00E515FA"/>
    <w:rsid w:val="00E53806"/>
    <w:rsid w:val="00E541AE"/>
    <w:rsid w:val="00E57679"/>
    <w:rsid w:val="00E57C18"/>
    <w:rsid w:val="00E6371E"/>
    <w:rsid w:val="00E72C85"/>
    <w:rsid w:val="00E74BB9"/>
    <w:rsid w:val="00E81252"/>
    <w:rsid w:val="00E8513B"/>
    <w:rsid w:val="00E94EF8"/>
    <w:rsid w:val="00E96E9E"/>
    <w:rsid w:val="00EA2234"/>
    <w:rsid w:val="00EB6E62"/>
    <w:rsid w:val="00EC0D97"/>
    <w:rsid w:val="00EC0F26"/>
    <w:rsid w:val="00EC33D5"/>
    <w:rsid w:val="00ED3479"/>
    <w:rsid w:val="00ED5200"/>
    <w:rsid w:val="00EE5995"/>
    <w:rsid w:val="00EF6F8A"/>
    <w:rsid w:val="00F03710"/>
    <w:rsid w:val="00F03E15"/>
    <w:rsid w:val="00F121DF"/>
    <w:rsid w:val="00F14E13"/>
    <w:rsid w:val="00F257E0"/>
    <w:rsid w:val="00F37499"/>
    <w:rsid w:val="00F379BD"/>
    <w:rsid w:val="00F4095D"/>
    <w:rsid w:val="00F4287B"/>
    <w:rsid w:val="00F4747E"/>
    <w:rsid w:val="00F526A7"/>
    <w:rsid w:val="00F63888"/>
    <w:rsid w:val="00F6491B"/>
    <w:rsid w:val="00F71218"/>
    <w:rsid w:val="00F71A46"/>
    <w:rsid w:val="00F72054"/>
    <w:rsid w:val="00F8159D"/>
    <w:rsid w:val="00F83A5A"/>
    <w:rsid w:val="00F8737E"/>
    <w:rsid w:val="00F968B1"/>
    <w:rsid w:val="00F972AA"/>
    <w:rsid w:val="00FA23A8"/>
    <w:rsid w:val="00FA515C"/>
    <w:rsid w:val="00FB506D"/>
    <w:rsid w:val="00FC4560"/>
    <w:rsid w:val="00FC69FF"/>
    <w:rsid w:val="00FD0485"/>
    <w:rsid w:val="00FD358F"/>
    <w:rsid w:val="00FD4EE1"/>
    <w:rsid w:val="00FD7EF1"/>
    <w:rsid w:val="00FE6AE9"/>
    <w:rsid w:val="00FF0489"/>
    <w:rsid w:val="00FF0DCC"/>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941842474">
      <w:bodyDiv w:val="1"/>
      <w:marLeft w:val="0"/>
      <w:marRight w:val="0"/>
      <w:marTop w:val="0"/>
      <w:marBottom w:val="0"/>
      <w:divBdr>
        <w:top w:val="none" w:sz="0" w:space="0" w:color="auto"/>
        <w:left w:val="none" w:sz="0" w:space="0" w:color="auto"/>
        <w:bottom w:val="none" w:sz="0" w:space="0" w:color="auto"/>
        <w:right w:val="none" w:sz="0" w:space="0" w:color="auto"/>
      </w:divBdr>
    </w:div>
    <w:div w:id="994264590">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 w:id="20883329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5008</Words>
  <Characters>28552</Characters>
  <Application>Microsoft Office Word</Application>
  <DocSecurity>0</DocSecurity>
  <Lines>237</Lines>
  <Paragraphs>66</Paragraphs>
  <ScaleCrop>false</ScaleCrop>
  <Company/>
  <LinksUpToDate>false</LinksUpToDate>
  <CharactersWithSpaces>33494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Fife, Austin N</cp:lastModifiedBy>
  <cp:revision>2</cp:revision>
  <dcterms:created xsi:type="dcterms:W3CDTF">2021-03-29T20:52:00Z</dcterms:created>
  <dcterms:modified xsi:type="dcterms:W3CDTF">2021-03-29T20:52:00Z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