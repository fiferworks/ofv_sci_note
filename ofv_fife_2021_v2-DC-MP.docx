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ins w:id="1" w:author="Mathews Paret" w:date="2021-03-25T14:59:00Z">
        <w:r>
          <w:rPr>
            <w:vertAlign w:val="superscript"/>
            <w:rPrChange w:id="2" w:author="Mathews Paret" w:date="2021-03-26T11:33:00Z">
              <w:rPr/>
            </w:rPrChange>
          </w:rPr>
          <w:t>,</w:t>
        </w:r>
        <w:r w:rsidR="002C5FAD">
          <w:rPr>
            <w:vertAlign w:val="superscript"/>
          </w:rPr>
          <w:t>9</w:t>
        </w:r>
      </w:ins>
      <w:ins w:id="3" w:author="Mathews Paret" w:date="2021-03-26T11:32:00Z">
        <w:r>
          <w:t>,</w:t>
        </w:r>
      </w:ins>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rPr>
          <w:ins w:id="4" w:author="Mathews Paret" w:date="2021-03-25T14:59:00Z"/>
        </w:rPr>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476C3A0A" w14:textId="0C719E5F" w:rsidR="002C5FAD" w:rsidRDefault="002C5FAD">
      <w:pPr>
        <w:pStyle w:val="BodyText"/>
        <w:rPr>
          <w:ins w:id="5" w:author="Mathews Paret" w:date="2021-03-26T11:32:00Z"/>
        </w:rPr>
      </w:pPr>
      <w:ins w:id="6" w:author="Mathews Paret" w:date="2021-03-25T15:00:00Z">
        <w:r>
          <w:rPr>
            <w:vertAlign w:val="superscript"/>
          </w:rPr>
          <w:t xml:space="preserve">9 </w:t>
        </w:r>
      </w:ins>
      <w:ins w:id="7" w:author="Mathews Paret" w:date="2021-03-25T14:59:00Z">
        <w:r>
          <w:t>Plant Pathology Department, University of Florida, Gainesville, FL</w:t>
        </w:r>
      </w:ins>
      <w:ins w:id="8" w:author="Mathews Paret" w:date="2021-03-25T15:00:00Z">
        <w:r>
          <w:t xml:space="preserve"> 32611</w:t>
        </w:r>
      </w:ins>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9" w:name="abstract"/>
      <w:bookmarkEnd w:id="0"/>
      <w:r>
        <w:t>Abstract</w:t>
      </w:r>
    </w:p>
    <w:p w14:paraId="16B17951" w14:textId="60F6C250"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Orchid fleck </w:t>
      </w:r>
      <w:proofErr w:type="spellStart"/>
      <w:r w:rsidR="006E5281" w:rsidRPr="008314CB">
        <w:t>dichorhavirus</w:t>
      </w:r>
      <w:proofErr w:type="spellEnd"/>
      <w:r w:rsidR="006E5281" w:rsidRPr="008314CB">
        <w:t xml:space="preserve"> (OFV) in a persistent propagative</w:t>
      </w:r>
      <w:r w:rsidR="006E5281">
        <w:t xml:space="preserve"> </w:t>
      </w:r>
      <w:commentRangeStart w:id="10"/>
      <w:commentRangeStart w:id="11"/>
      <w:r w:rsidR="00A667EB" w:rsidRPr="00174120">
        <w:rPr>
          <w:highlight w:val="yellow"/>
        </w:rPr>
        <w:t>manner</w:t>
      </w:r>
      <w:commentRangeEnd w:id="10"/>
      <w:r w:rsidR="00E6371E">
        <w:rPr>
          <w:rStyle w:val="CommentReference"/>
          <w:rFonts w:asciiTheme="minorHAnsi" w:hAnsiTheme="minorHAnsi"/>
        </w:rPr>
        <w:commentReference w:id="10"/>
      </w:r>
      <w:commentRangeEnd w:id="11"/>
      <w:r w:rsidR="006E5281">
        <w:rPr>
          <w:rStyle w:val="CommentReference"/>
          <w:rFonts w:asciiTheme="minorHAnsi" w:hAnsiTheme="minorHAnsi"/>
        </w:rPr>
        <w:commentReference w:id="11"/>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del w:id="12" w:author="Fife, Austin N" w:date="2021-03-26T11:33:00Z">
        <w:r w:rsidR="006B66FD">
          <w:delText>belongs</w:delText>
        </w:r>
      </w:del>
      <w:ins w:id="13" w:author="Mathews Paret" w:date="2021-03-26T11:32:00Z">
        <w:r w:rsidR="006B66FD">
          <w:t>belong</w:t>
        </w:r>
      </w:ins>
      <w:ins w:id="14" w:author="Mathews Paret" w:date="2021-03-25T15:01:00Z">
        <w:r w:rsidR="00903F06">
          <w:t>ing</w:t>
        </w:r>
      </w:ins>
      <w:del w:id="15" w:author="Mathews Paret" w:date="2021-03-25T15:01:00Z">
        <w:r w:rsidR="006B66FD" w:rsidDel="00903F06">
          <w:delText>s</w:delText>
        </w:r>
      </w:del>
      <w:del w:id="16" w:author="Mathews Paret" w:date="2021-03-26T11:32:00Z">
        <w:r w:rsidR="006B66FD">
          <w:delText>belongs</w:delText>
        </w:r>
      </w:del>
      <w:r w:rsidR="006B66FD">
        <w:t xml:space="preserve">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17"/>
      <w:commentRangeStart w:id="18"/>
      <w:commentRangeStart w:id="19"/>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17"/>
      <w:proofErr w:type="spellStart"/>
      <w:r w:rsidR="008D6590">
        <w:rPr>
          <w:rStyle w:val="CommentReference"/>
          <w:rFonts w:asciiTheme="minorHAnsi" w:hAnsiTheme="minorHAnsi"/>
        </w:rPr>
        <w:commentReference w:id="17"/>
      </w:r>
      <w:commentRangeEnd w:id="18"/>
      <w:r w:rsidR="008F6258">
        <w:rPr>
          <w:rStyle w:val="CommentReference"/>
          <w:rFonts w:asciiTheme="minorHAnsi" w:hAnsiTheme="minorHAnsi"/>
        </w:rPr>
        <w:commentReference w:id="18"/>
      </w:r>
      <w:commentRangeEnd w:id="19"/>
      <w:r w:rsidR="0052703A">
        <w:rPr>
          <w:rStyle w:val="CommentReference"/>
          <w:rFonts w:asciiTheme="minorHAnsi" w:hAnsiTheme="minorHAnsi"/>
        </w:rPr>
        <w:commentReference w:id="19"/>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commentRangeStart w:id="20"/>
      <w:r w:rsidR="00626BDB">
        <w:t>Identification of partial genome sequence confirmed the presence of both the orchid strains (OFV-Orc1 and OFV-Orc2) in Florida</w:t>
      </w:r>
      <w:commentRangeEnd w:id="20"/>
      <w:r w:rsidR="00F8159D">
        <w:rPr>
          <w:rStyle w:val="CommentReference"/>
          <w:rFonts w:asciiTheme="minorHAnsi" w:hAnsiTheme="minorHAnsi"/>
        </w:rPr>
        <w:commentReference w:id="20"/>
      </w:r>
      <w:r w:rsidR="00A667EB">
        <w:t xml:space="preserve">. </w:t>
      </w:r>
      <w:bookmarkStart w:id="21"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21"/>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22"/>
      <w:commentRangeStart w:id="23"/>
      <w:r w:rsidR="00A667EB">
        <w:t>ida</w:t>
      </w:r>
      <w:commentRangeEnd w:id="22"/>
      <w:r w:rsidR="00911724">
        <w:rPr>
          <w:rStyle w:val="CommentReference"/>
          <w:rFonts w:asciiTheme="minorHAnsi" w:hAnsiTheme="minorHAnsi"/>
        </w:rPr>
        <w:commentReference w:id="22"/>
      </w:r>
      <w:commentRangeEnd w:id="23"/>
      <w:r w:rsidR="004307AD">
        <w:rPr>
          <w:rStyle w:val="CommentReference"/>
          <w:rFonts w:asciiTheme="minorHAnsi" w:hAnsiTheme="minorHAnsi"/>
        </w:rPr>
        <w:commentReference w:id="23"/>
      </w:r>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w:t>
      </w:r>
      <w:del w:id="24" w:author="Carrillo,Daniel" w:date="2021-03-25T16:53:00Z">
        <w:r w:rsidR="00FC4560">
          <w:delText>the citrus growing regions in Florida is essential with special emphasis to the plants belongs</w:delText>
        </w:r>
      </w:del>
      <w:ins w:id="25" w:author="Carrillo,Daniel" w:date="2021-03-25T16:53:00Z">
        <w:r w:rsidR="00387395">
          <w:t>Florida's citrus growing regions is essential</w:t>
        </w:r>
      </w:ins>
      <w:ins w:id="26" w:author="Carrillo,Daniel" w:date="2021-03-26T09:44:00Z">
        <w:r w:rsidR="00100E3F">
          <w:t>, emphasizing</w:t>
        </w:r>
      </w:ins>
      <w:ins w:id="27" w:author="Carrillo,Daniel" w:date="2021-03-25T16:53:00Z">
        <w:r w:rsidR="00387395">
          <w:t xml:space="preserve"> plants </w:t>
        </w:r>
      </w:ins>
      <w:ins w:id="28" w:author="Carrillo,Daniel" w:date="2021-03-25T16:54:00Z">
        <w:r w:rsidR="00DD33F2">
          <w:t>wit</w:t>
        </w:r>
      </w:ins>
      <w:ins w:id="29" w:author="Carrillo,Daniel" w:date="2021-03-26T09:42:00Z">
        <w:r w:rsidR="007C6314">
          <w:t>h</w:t>
        </w:r>
      </w:ins>
      <w:ins w:id="30" w:author="Carrillo,Daniel" w:date="2021-03-25T16:54:00Z">
        <w:r w:rsidR="00DD33F2">
          <w:t>in</w:t>
        </w:r>
      </w:ins>
      <w:del w:id="31" w:author="Carrillo,Daniel" w:date="2021-03-25T16:54:00Z">
        <w:r w:rsidR="00FC4560">
          <w:delText xml:space="preserve"> to</w:delText>
        </w:r>
      </w:del>
      <w:r w:rsidR="00FC4560">
        <w:t xml:space="preserve"> the </w:t>
      </w:r>
      <w:del w:id="32" w:author="Carrillo,Daniel" w:date="2021-03-25T16:54:00Z">
        <w:r w:rsidR="00FC4560">
          <w:delText xml:space="preserve">family </w:delText>
        </w:r>
      </w:del>
      <w:ins w:id="33" w:author="Carrillo,Daniel" w:date="2021-03-25T16:54:00Z">
        <w:r w:rsidR="00172407">
          <w:t>familie</w:t>
        </w:r>
      </w:ins>
      <w:ins w:id="34" w:author="Carrillo,Daniel" w:date="2021-03-25T16:55:00Z">
        <w:r w:rsidR="00172407">
          <w:t>s</w:t>
        </w:r>
      </w:ins>
      <w:ins w:id="35" w:author="Carrillo,Daniel" w:date="2021-03-25T16:54:00Z">
        <w:r w:rsidR="00172407">
          <w:t xml:space="preserve"> </w:t>
        </w:r>
      </w:ins>
      <w:proofErr w:type="spellStart"/>
      <w:r w:rsidR="00FC4560">
        <w:t>Rutaceae</w:t>
      </w:r>
      <w:proofErr w:type="spellEnd"/>
      <w:r w:rsidR="00FC4560">
        <w:t xml:space="preserve"> and </w:t>
      </w:r>
      <w:proofErr w:type="spellStart"/>
      <w:r w:rsidR="00FC4560">
        <w:t>Asparagaceae</w:t>
      </w:r>
      <w:proofErr w:type="spellEnd"/>
      <w:r w:rsidR="00FC4560">
        <w:t>.</w:t>
      </w:r>
    </w:p>
    <w:p w14:paraId="16B17952" w14:textId="77777777" w:rsidR="004F205A" w:rsidRDefault="00A667EB">
      <w:pPr>
        <w:pStyle w:val="Heading3"/>
      </w:pPr>
      <w:bookmarkStart w:id="36" w:name="keywords"/>
      <w:bookmarkEnd w:id="9"/>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37"/>
      <w:commentRangeStart w:id="38"/>
      <w:proofErr w:type="spellEnd"/>
      <w:r w:rsidR="00A667EB">
        <w:t>,</w:t>
      </w:r>
      <w:commentRangeEnd w:id="37"/>
      <w:r>
        <w:rPr>
          <w:rStyle w:val="CommentReference"/>
        </w:rPr>
        <w:commentReference w:id="37"/>
      </w:r>
      <w:commentRangeEnd w:id="38"/>
      <w:r w:rsidR="00FC4560">
        <w:rPr>
          <w:rStyle w:val="CommentReference"/>
          <w:rFonts w:asciiTheme="minorHAnsi" w:hAnsiTheme="minorHAnsi"/>
        </w:rPr>
        <w:commentReference w:id="38"/>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13B03A1F" w:rsidR="004F205A" w:rsidRDefault="00A667EB">
      <w:pPr>
        <w:pStyle w:val="BodyText"/>
      </w:pPr>
      <w:r>
        <w:rPr>
          <w:i/>
          <w:iCs/>
        </w:rPr>
        <w:t>Orchid fleck virus</w:t>
      </w:r>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ins w:id="39" w:author="Carrillo,Daniel" w:date="2021-03-25T16:56:00Z">
        <w:r w:rsidR="006566FD">
          <w:t xml:space="preserve">mites in the </w:t>
        </w:r>
      </w:ins>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del w:id="40" w:author="Carrillo,Daniel" w:date="2021-03-25T16:56:00Z">
        <w:r w:rsidR="007529E0" w:rsidRPr="007529E0">
          <w:delText xml:space="preserve">mites </w:delText>
        </w:r>
      </w:del>
      <w:ins w:id="41" w:author="Carrillo,Daniel" w:date="2021-03-25T16:56:00Z">
        <w:r w:rsidR="006566FD">
          <w:t>group</w:t>
        </w:r>
        <w:r w:rsidR="006566FD" w:rsidRPr="007529E0">
          <w:t xml:space="preserve"> </w:t>
        </w:r>
      </w:ins>
      <w:del w:id="42" w:author="Carrillo,Daniel" w:date="2021-03-25T16:58:00Z">
        <w:r w:rsidR="007529E0">
          <w:delText>are</w:delText>
        </w:r>
        <w:r w:rsidR="00C569C3">
          <w:delText xml:space="preserve"> </w:delText>
        </w:r>
      </w:del>
      <w:r w:rsidR="00C569C3">
        <w:t xml:space="preserve">the only </w:t>
      </w:r>
      <w:del w:id="43" w:author="Carrillo,Daniel" w:date="2021-03-25T16:56:00Z">
        <w:r w:rsidR="00C569C3">
          <w:delText>mite</w:delText>
        </w:r>
        <w:r w:rsidR="007529E0">
          <w:delText xml:space="preserve"> </w:delText>
        </w:r>
      </w:del>
      <w:r w:rsidR="007529E0">
        <w:t xml:space="preserve">known to </w:t>
      </w:r>
      <w:r w:rsidR="007529E0" w:rsidRPr="007529E0">
        <w:t>transmit OFV in a persistent propagative manner</w:t>
      </w:r>
      <w:r>
        <w:t xml:space="preserve"> (Kondo et al. 2003).</w:t>
      </w:r>
    </w:p>
    <w:p w14:paraId="16B17956" w14:textId="7E57C11C" w:rsidR="004F205A" w:rsidRDefault="00A667EB">
      <w:pPr>
        <w:pStyle w:val="BodyText"/>
      </w:pPr>
      <w:r>
        <w:t xml:space="preserve">OFV-infected plants exhibit various symptoms </w:t>
      </w:r>
      <w:del w:id="44" w:author="Carrillo,Daniel" w:date="2021-03-25T17:24:00Z">
        <w:r>
          <w:delText xml:space="preserve">dependent </w:delText>
        </w:r>
      </w:del>
      <w:ins w:id="45" w:author="Carrillo,Daniel" w:date="2021-03-25T17:24:00Z">
        <w:r w:rsidR="008760D7">
          <w:t xml:space="preserve">depending </w:t>
        </w:r>
      </w:ins>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77777777" w:rsidR="00807C25" w:rsidRDefault="00A667EB">
      <w:pPr>
        <w:pStyle w:val="BodyText"/>
      </w:pPr>
      <w:r>
        <w:t xml:space="preserve">OFV was first described infecting </w:t>
      </w:r>
      <w:r>
        <w:rPr>
          <w:i/>
          <w:iCs/>
        </w:rPr>
        <w:t>Cymbidium</w:t>
      </w:r>
      <w:r>
        <w:t xml:space="preserve"> orchids in Japan (Doi et al. 1977). </w:t>
      </w:r>
      <w:del w:id="46" w:author="Carrillo,Daniel" w:date="2021-03-25T17:26:00Z">
        <w:r>
          <w:delText xml:space="preserve">Many countries have reported </w:delText>
        </w:r>
      </w:del>
      <w:r>
        <w:t xml:space="preserve">OFV and OFV-like rhabdoviruses </w:t>
      </w:r>
      <w:ins w:id="47" w:author="Carrillo,Daniel" w:date="2021-03-25T17:25:00Z">
        <w:r w:rsidR="00B46069">
          <w:t xml:space="preserve">have been reported </w:t>
        </w:r>
      </w:ins>
      <w:r>
        <w:t xml:space="preserve">infecting orchids </w:t>
      </w:r>
      <w:del w:id="48" w:author="Carrillo,Daniel" w:date="2021-03-25T17:27:00Z">
        <w:r>
          <w:delText>worldwide (Kondo et al. 2003), including</w:delText>
        </w:r>
      </w:del>
      <w:ins w:id="49" w:author="Carrillo,Daniel" w:date="2021-03-25T17:27:00Z">
        <w:r w:rsidR="00012D5D">
          <w:t>in</w:t>
        </w:r>
      </w:ins>
      <w:r w:rsidR="00AA254D">
        <w:t xml:space="preserve"> </w:t>
      </w:r>
      <w:r w:rsidR="00AA5D85" w:rsidRPr="00AA5D85">
        <w:t xml:space="preserve">Asia: [China (Peng et al. 2017), Korea </w:t>
      </w:r>
      <w:ins w:id="50" w:author="Mathews Paret" w:date="2021-03-25T15:04:00Z">
        <w:r w:rsidR="00B60150">
          <w:t>(</w:t>
        </w:r>
      </w:ins>
      <w:r w:rsidR="00AA5D85" w:rsidRPr="00AA5D85">
        <w:t>Zheng et al. (2013)], Africa: [South Africa (</w:t>
      </w:r>
      <w:proofErr w:type="spellStart"/>
      <w:r w:rsidR="00AA5D85" w:rsidRPr="00AA5D85">
        <w:t>Blanchfield</w:t>
      </w:r>
      <w:proofErr w:type="spellEnd"/>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ins w:id="51" w:author="Carrillo,Daniel" w:date="2021-03-26T11:33:00Z">
        <w:r w:rsidR="00AA5D85" w:rsidRPr="00AA5D85">
          <w:t>)</w:t>
        </w:r>
      </w:ins>
      <w:ins w:id="52" w:author="Carrillo,Daniel" w:date="2021-03-25T17:26:00Z">
        <w:r w:rsidR="00012D5D">
          <w:t>, Mexico (Otero et al. 2021</w:t>
        </w:r>
        <w:r w:rsidR="00AA5D85" w:rsidRPr="00AA5D85">
          <w:t>)</w:t>
        </w:r>
      </w:ins>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53"/>
      <w:commentRangeStart w:id="54"/>
      <w:r>
        <w:t xml:space="preserve">. </w:t>
      </w:r>
      <w:commentRangeEnd w:id="53"/>
      <w:r w:rsidR="008404C3">
        <w:rPr>
          <w:rStyle w:val="CommentReference"/>
          <w:rFonts w:asciiTheme="minorHAnsi" w:hAnsiTheme="minorHAnsi"/>
        </w:rPr>
        <w:commentReference w:id="53"/>
      </w:r>
      <w:commentRangeEnd w:id="54"/>
      <w:r w:rsidR="00375A7A">
        <w:rPr>
          <w:rStyle w:val="CommentReference"/>
          <w:rFonts w:asciiTheme="minorHAnsi" w:hAnsiTheme="minorHAnsi"/>
        </w:rPr>
        <w:commentReference w:id="54"/>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04984063" w:rsidR="004F205A" w:rsidRDefault="00A667EB">
      <w:pPr>
        <w:pStyle w:val="BodyText"/>
      </w:pPr>
      <w:commentRangeStart w:id="55"/>
      <w:commentRangeStart w:id="56"/>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ins w:id="57" w:author="Carrillo,Daniel" w:date="2021-03-26T11:33:00Z">
        <w:r w:rsidR="00725800" w:rsidRPr="00725800">
          <w:t>)</w:t>
        </w:r>
      </w:ins>
      <w:ins w:id="58" w:author="Carrillo,Daniel" w:date="2021-03-25T17:29:00Z">
        <w:r w:rsidR="00685770">
          <w:t>,</w:t>
        </w:r>
      </w:ins>
      <w:del w:id="59" w:author="Carrillo,Daniel" w:date="2021-03-26T11:33:00Z">
        <w:r w:rsidR="00725800" w:rsidRPr="00725800">
          <w:delText>)</w:delText>
        </w:r>
      </w:del>
      <w:r>
        <w:t xml:space="preserve"> where it causes citrus leprosis-like symptoms </w:t>
      </w:r>
      <w:r w:rsidR="002A1B7D">
        <w:t xml:space="preserve">(Cook et al; 2019, Olmedo-Velarde et al; 2021 and </w:t>
      </w:r>
      <w:r>
        <w:t>Roy et al.</w:t>
      </w:r>
      <w:del w:id="60" w:author="Carrillo,Daniel" w:date="2021-03-26T09:56:00Z">
        <w:r w:rsidR="002A1B7D">
          <w:delText>,</w:delText>
        </w:r>
      </w:del>
      <w:r w:rsidR="002A1B7D">
        <w:t xml:space="preserve"> 2015, </w:t>
      </w:r>
      <w:r>
        <w:t>2020</w:t>
      </w:r>
      <w:r w:rsidR="002A1B7D">
        <w:t>)</w:t>
      </w:r>
      <w:r>
        <w:t xml:space="preserve">. </w:t>
      </w:r>
      <w:commentRangeEnd w:id="55"/>
      <w:r w:rsidR="00723330">
        <w:rPr>
          <w:rStyle w:val="CommentReference"/>
          <w:rFonts w:asciiTheme="minorHAnsi" w:hAnsiTheme="minorHAnsi"/>
        </w:rPr>
        <w:commentReference w:id="55"/>
      </w:r>
      <w:commentRangeEnd w:id="56"/>
      <w:r w:rsidR="00255BAF">
        <w:rPr>
          <w:rStyle w:val="CommentReference"/>
          <w:rFonts w:asciiTheme="minorHAnsi" w:hAnsiTheme="minorHAnsi"/>
        </w:rPr>
        <w:commentReference w:id="56"/>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61"/>
      <w:commentRangeStart w:id="62"/>
      <w:commentRangeStart w:id="63"/>
      <w:r w:rsidR="00A667EB">
        <w:t>)</w:t>
      </w:r>
      <w:commentRangeEnd w:id="61"/>
      <w:r w:rsidR="000B61AB">
        <w:rPr>
          <w:rStyle w:val="CommentReference"/>
          <w:rFonts w:asciiTheme="minorHAnsi" w:hAnsiTheme="minorHAnsi"/>
        </w:rPr>
        <w:commentReference w:id="61"/>
      </w:r>
      <w:commentRangeEnd w:id="62"/>
      <w:r w:rsidR="00B74886">
        <w:rPr>
          <w:rStyle w:val="CommentReference"/>
          <w:rFonts w:asciiTheme="minorHAnsi" w:hAnsiTheme="minorHAnsi"/>
        </w:rPr>
        <w:commentReference w:id="62"/>
      </w:r>
      <w:commentRangeEnd w:id="63"/>
      <w:r w:rsidR="002B5760">
        <w:rPr>
          <w:rStyle w:val="CommentReference"/>
          <w:rFonts w:asciiTheme="minorHAnsi" w:hAnsiTheme="minorHAnsi"/>
        </w:rPr>
        <w:commentReference w:id="63"/>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64"/>
      <w:commentRangeStart w:id="65"/>
      <w:proofErr w:type="spellStart"/>
      <w:r w:rsidR="007E3486">
        <w:t>begomovirus</w:t>
      </w:r>
      <w:proofErr w:type="spellEnd"/>
      <w:r w:rsidR="007E3486">
        <w:t>, potyvirus</w:t>
      </w:r>
      <w:commentRangeEnd w:id="64"/>
      <w:r>
        <w:rPr>
          <w:rStyle w:val="CommentReference"/>
          <w:rFonts w:asciiTheme="minorHAnsi" w:hAnsiTheme="minorHAnsi"/>
        </w:rPr>
        <w:commentReference w:id="64"/>
      </w:r>
      <w:commentRangeEnd w:id="65"/>
      <w:r w:rsidR="005E054C">
        <w:rPr>
          <w:rStyle w:val="CommentReference"/>
          <w:rFonts w:asciiTheme="minorHAnsi" w:hAnsiTheme="minorHAnsi"/>
        </w:rPr>
        <w:commentReference w:id="65"/>
      </w:r>
      <w:r w:rsidR="007E3486">
        <w:t xml:space="preserve">, </w:t>
      </w:r>
      <w:proofErr w:type="spellStart"/>
      <w:r w:rsidR="007E3486">
        <w:t>tospovirus</w:t>
      </w:r>
      <w:proofErr w:type="spellEnd"/>
      <w:r w:rsidR="007E3486">
        <w:t xml:space="preserve">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66"/>
      <w:commentRangeStart w:id="67"/>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66"/>
      <w:commentRangeEnd w:id="67"/>
      <w:r w:rsidR="00E11AB7">
        <w:t>v</w:t>
      </w:r>
      <w:r w:rsidR="005A491B">
        <w:t>irus</w:t>
      </w:r>
      <w:r>
        <w:rPr>
          <w:rStyle w:val="CommentReference"/>
          <w:rFonts w:asciiTheme="minorHAnsi" w:hAnsiTheme="minorHAnsi"/>
        </w:rPr>
        <w:commentReference w:id="66"/>
      </w:r>
      <w:r w:rsidR="00351F72">
        <w:rPr>
          <w:rStyle w:val="CommentReference"/>
          <w:rFonts w:asciiTheme="minorHAnsi" w:hAnsiTheme="minorHAnsi"/>
        </w:rPr>
        <w:commentReference w:id="67"/>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w:t>
      </w:r>
      <w:commentRangeStart w:id="68"/>
      <w:r w:rsidRPr="006A0D92">
        <w:rPr>
          <w:highlight w:val="yellow"/>
          <w:rPrChange w:id="69" w:author="Carrillo,Daniel" w:date="2021-03-26T11:33:00Z">
            <w:rPr/>
          </w:rPrChange>
        </w:rPr>
        <w:t>T</w:t>
      </w:r>
      <w:r w:rsidR="00A667EB" w:rsidRPr="006A0D92">
        <w:rPr>
          <w:highlight w:val="yellow"/>
          <w:rPrChange w:id="70" w:author="Carrillo,Daniel" w:date="2021-03-26T11:33:00Z">
            <w:rPr/>
          </w:rPrChange>
        </w:rPr>
        <w:t xml:space="preserve">he RT-PCR </w:t>
      </w:r>
      <w:r w:rsidRPr="006A0D92">
        <w:rPr>
          <w:highlight w:val="yellow"/>
          <w:rPrChange w:id="71" w:author="Carrillo,Daniel" w:date="2021-03-26T11:33:00Z">
            <w:rPr/>
          </w:rPrChange>
        </w:rPr>
        <w:t xml:space="preserve">amplicon </w:t>
      </w:r>
      <w:r w:rsidR="00A667EB" w:rsidRPr="006A0D92">
        <w:rPr>
          <w:highlight w:val="yellow"/>
          <w:rPrChange w:id="72" w:author="Carrillo,Daniel" w:date="2021-03-26T11:33:00Z">
            <w:rPr/>
          </w:rPrChange>
        </w:rPr>
        <w:t xml:space="preserve">was sequenced using Sanger sequencing and </w:t>
      </w:r>
      <w:r w:rsidRPr="006A0D92">
        <w:rPr>
          <w:highlight w:val="yellow"/>
          <w:rPrChange w:id="73" w:author="Carrillo,Daniel" w:date="2021-03-26T11:33:00Z">
            <w:rPr/>
          </w:rPrChange>
        </w:rPr>
        <w:t>confirmed the presence of OFV in the tested samples</w:t>
      </w:r>
      <w:r w:rsidR="00A667EB" w:rsidRPr="006A0D92">
        <w:rPr>
          <w:highlight w:val="yellow"/>
          <w:rPrChange w:id="74" w:author="Carrillo,Daniel" w:date="2021-03-26T11:33:00Z">
            <w:rPr/>
          </w:rPrChange>
        </w:rPr>
        <w:t>.</w:t>
      </w:r>
      <w:r w:rsidR="00A667EB">
        <w:t xml:space="preserve"> </w:t>
      </w:r>
      <w:commentRangeEnd w:id="68"/>
      <w:r w:rsidR="006A0D92">
        <w:rPr>
          <w:rStyle w:val="CommentReference"/>
          <w:rFonts w:asciiTheme="minorHAnsi" w:hAnsiTheme="minorHAnsi"/>
        </w:rPr>
        <w:commentReference w:id="68"/>
      </w:r>
      <w:r w:rsidR="00A667EB">
        <w:t xml:space="preserve">Sanger sequencing of RT-PCR amplicons shared 98% nucleotide identity with </w:t>
      </w:r>
      <w:commentRangeStart w:id="75"/>
      <w:r w:rsidR="00E50321">
        <w:t xml:space="preserve">orchid strains of </w:t>
      </w:r>
      <w:r w:rsidR="00A667EB">
        <w:t xml:space="preserve">OFV </w:t>
      </w:r>
      <w:commentRangeEnd w:id="75"/>
      <w:r w:rsidR="00A32341">
        <w:rPr>
          <w:rStyle w:val="CommentReference"/>
          <w:rFonts w:asciiTheme="minorHAnsi" w:hAnsiTheme="minorHAnsi"/>
        </w:rPr>
        <w:commentReference w:id="75"/>
      </w:r>
      <w:r w:rsidR="00A667EB">
        <w:t xml:space="preserve">(GenBank Accession numbers: AB244418 and </w:t>
      </w:r>
      <w:r w:rsidR="00B2623B">
        <w:t>LC22263</w:t>
      </w:r>
      <w:commentRangeStart w:id="76"/>
      <w:commentRangeStart w:id="77"/>
      <w:r w:rsidR="00A667EB">
        <w:t>0</w:t>
      </w:r>
      <w:commentRangeEnd w:id="76"/>
      <w:r w:rsidR="00E50321">
        <w:rPr>
          <w:rStyle w:val="CommentReference"/>
          <w:rFonts w:asciiTheme="minorHAnsi" w:hAnsiTheme="minorHAnsi"/>
        </w:rPr>
        <w:commentReference w:id="76"/>
      </w:r>
      <w:commentRangeEnd w:id="77"/>
      <w:r w:rsidR="00D815DF">
        <w:rPr>
          <w:rStyle w:val="CommentReference"/>
          <w:rFonts w:asciiTheme="minorHAnsi" w:hAnsiTheme="minorHAnsi"/>
        </w:rPr>
        <w:commentReference w:id="77"/>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78"/>
      <w:commentRangeStart w:id="79"/>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78"/>
      <w:r w:rsidR="00E50321">
        <w:rPr>
          <w:rStyle w:val="CommentReference"/>
          <w:rFonts w:asciiTheme="minorHAnsi" w:hAnsiTheme="minorHAnsi"/>
        </w:rPr>
        <w:commentReference w:id="78"/>
      </w:r>
      <w:commentRangeEnd w:id="79"/>
      <w:r w:rsidR="00C94B47">
        <w:rPr>
          <w:rStyle w:val="CommentReference"/>
          <w:rFonts w:asciiTheme="minorHAnsi" w:hAnsiTheme="minorHAnsi"/>
        </w:rPr>
        <w:commentReference w:id="79"/>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 xml:space="preserve">) </w:t>
      </w:r>
      <w:commentRangeStart w:id="80"/>
      <w:r w:rsidR="00D63948" w:rsidRPr="005A7A58">
        <w:rPr>
          <w:highlight w:val="yellow"/>
          <w:rPrChange w:id="81" w:author="Carrillo,Daniel" w:date="2021-03-26T11:33:00Z">
            <w:rPr/>
          </w:rPrChange>
        </w:rPr>
        <w:t xml:space="preserve">which were located at the same site as the original infected </w:t>
      </w:r>
      <w:r w:rsidR="00D63948" w:rsidRPr="005A7A58">
        <w:rPr>
          <w:i/>
          <w:highlight w:val="yellow"/>
          <w:rPrChange w:id="82" w:author="Carrillo,Daniel" w:date="2021-03-26T11:33:00Z">
            <w:rPr>
              <w:i/>
              <w:iCs/>
            </w:rPr>
          </w:rPrChange>
        </w:rPr>
        <w:t>Liriope</w:t>
      </w:r>
      <w:r w:rsidR="00D63948" w:rsidRPr="005A7A58">
        <w:rPr>
          <w:highlight w:val="yellow"/>
          <w:rPrChange w:id="83" w:author="Carrillo,Daniel" w:date="2021-03-26T11:33:00Z">
            <w:rPr/>
          </w:rPrChange>
        </w:rPr>
        <w:t xml:space="preserve"> spp., cv ‘Gigantea.</w:t>
      </w:r>
      <w:commentRangeEnd w:id="80"/>
      <w:r w:rsidR="005A7A58" w:rsidRPr="005A7A58">
        <w:rPr>
          <w:rStyle w:val="CommentReference"/>
          <w:rFonts w:asciiTheme="minorHAnsi" w:hAnsiTheme="minorHAnsi"/>
          <w:highlight w:val="yellow"/>
          <w:rPrChange w:id="84" w:author="Carrillo,Daniel" w:date="2021-03-26T08:30:00Z">
            <w:rPr>
              <w:rStyle w:val="CommentReference"/>
              <w:rFonts w:asciiTheme="minorHAnsi" w:hAnsiTheme="minorHAnsi"/>
            </w:rPr>
          </w:rPrChange>
        </w:rPr>
        <w:commentReference w:id="80"/>
      </w:r>
      <w:r w:rsidR="00D63948" w:rsidRPr="00D63948">
        <w:t xml:space="preserve">’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3B1BCC94"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w:t>
      </w:r>
      <w:del w:id="85" w:author="Carrillo,Daniel" w:date="2021-03-26T09:58:00Z">
        <w:r>
          <w:delText xml:space="preserve">both </w:delText>
        </w:r>
      </w:del>
      <w:r>
        <w:t xml:space="preserve">Leon and Alachua counties. </w:t>
      </w:r>
      <w:commentRangeStart w:id="86"/>
      <w:del w:id="87" w:author="Carrillo,Daniel" w:date="2021-03-26T08:44:00Z">
        <w:r>
          <w:delText xml:space="preserve">In addition to the discovery of the OFV-infected plants, </w:delText>
        </w:r>
      </w:del>
      <w:del w:id="88" w:author="Carrillo,Daniel" w:date="2021-03-26T08:45:00Z">
        <w:r>
          <w:delText xml:space="preserve">we </w:delText>
        </w:r>
      </w:del>
      <w:commentRangeEnd w:id="86"/>
      <w:ins w:id="89" w:author="Carrillo,Daniel" w:date="2021-03-26T11:33:00Z">
        <w:r w:rsidR="00E81252">
          <w:rPr>
            <w:rStyle w:val="CommentReference"/>
            <w:rFonts w:asciiTheme="minorHAnsi" w:hAnsiTheme="minorHAnsi"/>
          </w:rPr>
          <w:commentReference w:id="86"/>
        </w:r>
      </w:ins>
      <w:ins w:id="90" w:author="Carrillo,Daniel" w:date="2021-03-26T08:45:00Z">
        <w:r w:rsidR="00D14A9C">
          <w:t xml:space="preserve">Mites were </w:t>
        </w:r>
      </w:ins>
      <w:r>
        <w:t xml:space="preserve">collected </w:t>
      </w:r>
      <w:del w:id="91" w:author="Carrillo,Daniel" w:date="2021-03-26T08:45:00Z">
        <w:r>
          <w:delText xml:space="preserve">mites </w:delText>
        </w:r>
      </w:del>
      <w:r>
        <w:t xml:space="preserve">from symptomatic plants in Leon county </w:t>
      </w:r>
      <w:del w:id="92" w:author="Carrillo,Daniel" w:date="2021-03-26T08:46:00Z">
        <w:r>
          <w:delText>which were</w:delText>
        </w:r>
      </w:del>
      <w:ins w:id="93" w:author="Carrillo,Daniel" w:date="2021-03-26T08:46:00Z">
        <w:r w:rsidR="00F14E13">
          <w:t>and</w:t>
        </w:r>
      </w:ins>
      <w:r>
        <w:t xml:space="preserve"> observed with phase contrast microscopy. We encountered both </w:t>
      </w:r>
      <w:r w:rsidR="00130CAA">
        <w:t xml:space="preserve">an unidentified </w:t>
      </w:r>
      <w:commentRangeStart w:id="94"/>
      <w:commentRangeStart w:id="95"/>
      <w:proofErr w:type="spellStart"/>
      <w:r>
        <w:t>eriophyoid</w:t>
      </w:r>
      <w:proofErr w:type="spellEnd"/>
      <w:r>
        <w:t xml:space="preserve"> mite</w:t>
      </w:r>
      <w:r w:rsidR="00265B68">
        <w:t xml:space="preserve"> species</w:t>
      </w:r>
      <w:r>
        <w:t xml:space="preserve"> </w:t>
      </w:r>
      <w:commentRangeEnd w:id="94"/>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94"/>
      </w:r>
      <w:commentRangeEnd w:id="95"/>
      <w:r w:rsidR="00D95A78">
        <w:rPr>
          <w:rStyle w:val="CommentReference"/>
          <w:rFonts w:asciiTheme="minorHAnsi" w:hAnsiTheme="minorHAnsi"/>
        </w:rPr>
        <w:commentReference w:id="95"/>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del w:id="96" w:author="Carrillo,Daniel" w:date="2021-03-26T09:59:00Z">
        <w:r>
          <w:delText>, an identity which was confirmed</w:delText>
        </w:r>
      </w:del>
      <w:r>
        <w:t xml:space="preserve"> by the FDACS via Differential Interference Contrast (DIC) microscopy. </w:t>
      </w:r>
      <w:commentRangeStart w:id="97"/>
      <w:proofErr w:type="spellStart"/>
      <w:r>
        <w:rPr>
          <w:i/>
          <w:iCs/>
        </w:rPr>
        <w:t>Brevipalpus</w:t>
      </w:r>
      <w:proofErr w:type="spellEnd"/>
      <w:r>
        <w:t xml:space="preserve"> mites have been previously associated with OFV (</w:t>
      </w:r>
      <w:commentRangeStart w:id="98"/>
      <w:commentRangeStart w:id="99"/>
      <w:proofErr w:type="spellStart"/>
      <w:r>
        <w:t>Dietzgen</w:t>
      </w:r>
      <w:proofErr w:type="spellEnd"/>
      <w:r>
        <w:t xml:space="preserve"> </w:t>
      </w:r>
      <w:commentRangeEnd w:id="98"/>
      <w:r w:rsidR="00913DB9">
        <w:rPr>
          <w:rStyle w:val="CommentReference"/>
          <w:rFonts w:asciiTheme="minorHAnsi" w:hAnsiTheme="minorHAnsi"/>
        </w:rPr>
        <w:commentReference w:id="98"/>
      </w:r>
      <w:commentRangeEnd w:id="99"/>
      <w:r w:rsidR="00D95A78">
        <w:rPr>
          <w:rStyle w:val="CommentReference"/>
          <w:rFonts w:asciiTheme="minorHAnsi" w:hAnsiTheme="minorHAnsi"/>
        </w:rPr>
        <w:commentReference w:id="99"/>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w:t>
      </w:r>
      <w:proofErr w:type="spellStart"/>
      <w:r>
        <w:t>Akyazi</w:t>
      </w:r>
      <w:proofErr w:type="spellEnd"/>
      <w:r>
        <w:t xml:space="preserve"> et al. 2017). </w:t>
      </w:r>
      <w:commentRangeEnd w:id="97"/>
      <w:r w:rsidR="00B45422">
        <w:rPr>
          <w:rStyle w:val="CommentReference"/>
          <w:rFonts w:asciiTheme="minorHAnsi" w:hAnsiTheme="minorHAnsi"/>
        </w:rPr>
        <w:commentReference w:id="97"/>
      </w:r>
      <w:del w:id="100" w:author="Carrillo,Daniel" w:date="2021-03-26T08:42:00Z">
        <w:r>
          <w:delText xml:space="preserve">Unfortunately, </w:delText>
        </w:r>
        <w:r w:rsidDel="003F38BF">
          <w:delText>t</w:delText>
        </w:r>
      </w:del>
      <w:ins w:id="101" w:author="Carrillo,Daniel" w:date="2021-03-26T08:42:00Z">
        <w:r w:rsidR="003F38BF">
          <w:t>T</w:t>
        </w:r>
      </w:ins>
      <w:ins w:id="102" w:author="Carrillo,Daniel" w:date="2021-03-26T11:33:00Z">
        <w:r>
          <w:t>he</w:t>
        </w:r>
      </w:ins>
      <w:del w:id="103" w:author="Carrillo,Daniel" w:date="2021-03-26T11:33:00Z">
        <w:r>
          <w:delText>the</w:delText>
        </w:r>
      </w:del>
      <w:r>
        <w:t xml:space="preserve"> </w:t>
      </w:r>
      <w:proofErr w:type="spellStart"/>
      <w:r>
        <w:rPr>
          <w:i/>
          <w:iCs/>
        </w:rPr>
        <w:t>Brevipalpus</w:t>
      </w:r>
      <w:proofErr w:type="spellEnd"/>
      <w:r>
        <w:t xml:space="preserve"> mite species complex is known to contain cryptic species (Childers and Rodrigues 2011) </w:t>
      </w:r>
      <w:commentRangeStart w:id="104"/>
      <w:del w:id="105" w:author="Carrillo,Daniel" w:date="2021-03-26T08:35:00Z">
        <w:r>
          <w:delText xml:space="preserve">whose identification can be improved with molecular methods as well as more </w:delText>
        </w:r>
      </w:del>
      <w:commentRangeEnd w:id="104"/>
      <w:ins w:id="106" w:author="Carrillo,Daniel" w:date="2021-03-26T11:33:00Z">
        <w:r w:rsidR="007C190D">
          <w:rPr>
            <w:rStyle w:val="CommentReference"/>
            <w:rFonts w:asciiTheme="minorHAnsi" w:hAnsiTheme="minorHAnsi"/>
          </w:rPr>
          <w:commentReference w:id="104"/>
        </w:r>
      </w:ins>
      <w:ins w:id="107" w:author="Carrillo,Daniel" w:date="2021-03-26T08:35:00Z">
        <w:r w:rsidR="00351548">
          <w:t xml:space="preserve">that require </w:t>
        </w:r>
      </w:ins>
      <w:r>
        <w:t xml:space="preserve">advanced microscopy techniques, such as </w:t>
      </w:r>
      <w:proofErr w:type="spellStart"/>
      <w:r w:rsidR="002A7C13">
        <w:t>cryo</w:t>
      </w:r>
      <w:proofErr w:type="spellEnd"/>
      <w:r>
        <w:t xml:space="preserve"> scanning electron microscopy (</w:t>
      </w:r>
      <w:del w:id="108" w:author="Carrillo,Daniel" w:date="2021-03-26T08:35:00Z">
        <w:r w:rsidR="00913DB9">
          <w:delText xml:space="preserve">currently known as </w:delText>
        </w:r>
      </w:del>
      <w:r w:rsidR="00913DB9">
        <w:t>Cryo-SEM</w:t>
      </w:r>
      <w:r>
        <w:t xml:space="preserve">) </w:t>
      </w:r>
      <w:ins w:id="109" w:author="Carrillo,Daniel" w:date="2021-03-26T08:36:00Z">
        <w:r w:rsidR="00351548">
          <w:t xml:space="preserve">for species identification </w:t>
        </w:r>
      </w:ins>
      <w:r>
        <w:t xml:space="preserve">(León and Nadler 2010, </w:t>
      </w:r>
      <w:proofErr w:type="spellStart"/>
      <w:r>
        <w:t>Skoracka</w:t>
      </w:r>
      <w:proofErr w:type="spellEnd"/>
      <w:r>
        <w:t xml:space="preserve"> et al. 2015</w:t>
      </w:r>
      <w:r w:rsidR="002A7C13">
        <w:t>, Beard et al. 2015</w:t>
      </w:r>
      <w:r>
        <w:t xml:space="preserve">). </w:t>
      </w:r>
      <w:del w:id="110" w:author="Carrillo,Daniel" w:date="2021-03-26T08:36:00Z">
        <w:r>
          <w:delText xml:space="preserve">With that in mind, we </w:delText>
        </w:r>
        <w:r w:rsidR="0055382F">
          <w:delText xml:space="preserve">collected </w:delText>
        </w:r>
        <w:r w:rsidDel="0094277A">
          <w:delText>a</w:delText>
        </w:r>
      </w:del>
      <w:ins w:id="111" w:author="Carrillo,Daniel" w:date="2021-03-26T08:36:00Z">
        <w:r w:rsidR="0094277A">
          <w:t>A</w:t>
        </w:r>
      </w:ins>
      <w:ins w:id="112" w:author="Carrillo,Daniel" w:date="2021-03-26T11:33:00Z">
        <w:r>
          <w:t xml:space="preserve">dditional </w:t>
        </w:r>
      </w:ins>
      <w:ins w:id="113" w:author="Carrillo,Daniel" w:date="2021-03-26T08:36:00Z">
        <w:r w:rsidR="0094277A">
          <w:t>mite</w:t>
        </w:r>
      </w:ins>
      <w:commentRangeStart w:id="114"/>
      <w:commentRangeStart w:id="115"/>
      <w:del w:id="116" w:author="Carrillo,Daniel" w:date="2021-03-26T11:33:00Z">
        <w:r>
          <w:delText>additional</w:delText>
        </w:r>
      </w:del>
      <w:ins w:id="117" w:author="Carrillo,Daniel" w:date="2021-03-26T08:36:00Z">
        <w:r>
          <w:t xml:space="preserve"> </w:t>
        </w:r>
      </w:ins>
      <w:r>
        <w:t xml:space="preserve">samples </w:t>
      </w:r>
      <w:commentRangeEnd w:id="114"/>
      <w:r w:rsidR="001D4AF8">
        <w:rPr>
          <w:rStyle w:val="CommentReference"/>
          <w:rFonts w:asciiTheme="minorHAnsi" w:hAnsiTheme="minorHAnsi"/>
        </w:rPr>
        <w:commentReference w:id="114"/>
      </w:r>
      <w:commentRangeEnd w:id="115"/>
      <w:r w:rsidR="007C2518">
        <w:rPr>
          <w:rStyle w:val="CommentReference"/>
          <w:rFonts w:asciiTheme="minorHAnsi" w:hAnsiTheme="minorHAnsi"/>
        </w:rPr>
        <w:commentReference w:id="115"/>
      </w:r>
      <w:del w:id="118" w:author="Carrillo,Daniel" w:date="2021-03-26T08:36:00Z">
        <w:r>
          <w:delText>of the mites</w:delText>
        </w:r>
      </w:del>
      <w:del w:id="119" w:author="Carrillo,Daniel" w:date="2021-03-26T09:59:00Z">
        <w:r w:rsidR="003574D4">
          <w:delText xml:space="preserve"> </w:delText>
        </w:r>
      </w:del>
      <w:r w:rsidR="003574D4">
        <w:t xml:space="preserve">from </w:t>
      </w:r>
      <w:del w:id="120" w:author="Carrillo,Daniel" w:date="2021-03-26T10:00:00Z">
        <w:r w:rsidR="003574D4">
          <w:delText xml:space="preserve">the </w:delText>
        </w:r>
      </w:del>
      <w:del w:id="121" w:author="Carrillo,Daniel" w:date="2021-03-26T08:37:00Z">
        <w:r w:rsidR="003574D4">
          <w:delText xml:space="preserve">same site as </w:delText>
        </w:r>
      </w:del>
      <w:r w:rsidR="003574D4">
        <w:t xml:space="preserve">the original OFV detection </w:t>
      </w:r>
      <w:ins w:id="122" w:author="Carrillo,Daniel" w:date="2021-03-26T08:37:00Z">
        <w:r w:rsidR="00813F7B">
          <w:t>site were</w:t>
        </w:r>
      </w:ins>
      <w:del w:id="123" w:author="Carrillo,Daniel" w:date="2021-03-26T08:37:00Z">
        <w:r w:rsidR="003574D4">
          <w:delText>and</w:delText>
        </w:r>
      </w:del>
      <w:r w:rsidR="003574D4">
        <w:t xml:space="preserve"> </w:t>
      </w:r>
      <w:del w:id="124" w:author="Carrillo,Daniel" w:date="2021-03-26T08:38:00Z">
        <w:r w:rsidR="003574D4">
          <w:delText>sent them</w:delText>
        </w:r>
        <w:r>
          <w:delText xml:space="preserve"> to the USDA-ARS in Beltsville to </w:delText>
        </w:r>
      </w:del>
      <w:ins w:id="125" w:author="Carrillo,Daniel" w:date="2021-03-26T11:33:00Z">
        <w:r>
          <w:t>observe</w:t>
        </w:r>
      </w:ins>
      <w:ins w:id="126" w:author="Carrillo,Daniel" w:date="2021-03-26T08:38:00Z">
        <w:r w:rsidR="00462FF1">
          <w:t>d</w:t>
        </w:r>
      </w:ins>
      <w:del w:id="127" w:author="Carrillo,Daniel" w:date="2021-03-26T11:33:00Z">
        <w:r>
          <w:delText>observe</w:delText>
        </w:r>
      </w:del>
      <w:r>
        <w:t xml:space="preserve"> </w:t>
      </w:r>
      <w:del w:id="128" w:author="Carrillo,Daniel" w:date="2021-03-26T09:03:00Z">
        <w:r>
          <w:delText xml:space="preserve">the mites </w:delText>
        </w:r>
      </w:del>
      <w:r>
        <w:t xml:space="preserve">with </w:t>
      </w:r>
      <w:commentRangeStart w:id="129"/>
      <w:r w:rsidR="003E5AE6">
        <w:t>Cryo</w:t>
      </w:r>
      <w:r>
        <w:t>-SEM</w:t>
      </w:r>
      <w:del w:id="130" w:author="Carrillo,Daniel" w:date="2021-03-26T10:00:00Z">
        <w:r>
          <w:delText xml:space="preserve"> </w:delText>
        </w:r>
      </w:del>
      <w:commentRangeEnd w:id="129"/>
      <w:r w:rsidR="004455E7">
        <w:rPr>
          <w:rStyle w:val="CommentReference"/>
          <w:rFonts w:asciiTheme="minorHAnsi" w:hAnsiTheme="minorHAnsi"/>
        </w:rPr>
        <w:commentReference w:id="129"/>
      </w:r>
      <w:del w:id="131" w:author="Carrillo,Daniel" w:date="2021-03-26T10:00:00Z">
        <w:r>
          <w:delText>techniques</w:delText>
        </w:r>
      </w:del>
      <w:del w:id="132" w:author="Carrillo,Daniel" w:date="2021-03-26T09:04:00Z">
        <w:r>
          <w:delText>, which</w:delText>
        </w:r>
      </w:del>
      <w:ins w:id="133" w:author="Carrillo,Daniel" w:date="2021-03-26T09:04:00Z">
        <w:r w:rsidR="00D405C8">
          <w:t>. The determinations</w:t>
        </w:r>
      </w:ins>
      <w:r>
        <w:t xml:space="preserve">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proofErr w:type="spellStart"/>
      <w:r w:rsidR="00014ADC">
        <w:rPr>
          <w:i/>
          <w:iCs/>
        </w:rPr>
        <w:t>confus</w:t>
      </w:r>
      <w:r w:rsidR="000B1550">
        <w:rPr>
          <w:i/>
          <w:iCs/>
        </w:rPr>
        <w:t>u</w:t>
      </w:r>
      <w:r w:rsidR="00014ADC">
        <w:rPr>
          <w:i/>
          <w:iCs/>
        </w:rPr>
        <w:t>s</w:t>
      </w:r>
      <w:proofErr w:type="spellEnd"/>
      <w:r w:rsidR="00014ADC">
        <w:rPr>
          <w:i/>
          <w:iCs/>
        </w:rPr>
        <w:t>.</w:t>
      </w:r>
      <w:r>
        <w:t xml:space="preserve"> </w:t>
      </w:r>
    </w:p>
    <w:p w14:paraId="16B1795C" w14:textId="200DE5B6" w:rsidR="004F205A" w:rsidRDefault="00FD0485">
      <w:pPr>
        <w:pStyle w:val="BodyText"/>
      </w:pPr>
      <w:r w:rsidRPr="00FD0485">
        <w:t xml:space="preserve">The first report of OFV in the United </w:t>
      </w:r>
      <w:ins w:id="134" w:author="Carrillo,Daniel" w:date="2021-03-26T11:33:00Z">
        <w:r w:rsidRPr="00FD0485">
          <w:t>State</w:t>
        </w:r>
      </w:ins>
      <w:ins w:id="135" w:author="Carrillo,Daniel" w:date="2021-03-26T10:00:00Z">
        <w:r w:rsidR="00162049">
          <w:t>s</w:t>
        </w:r>
      </w:ins>
      <w:del w:id="136" w:author="Carrillo,Daniel" w:date="2021-03-26T11:33:00Z">
        <w:r w:rsidRPr="00FD0485">
          <w:delText>State</w:delText>
        </w:r>
      </w:del>
      <w:r w:rsidRPr="00FD0485">
        <w:t xml:space="preserv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w:t>
      </w:r>
      <w:commentRangeStart w:id="137"/>
      <w:proofErr w:type="spellStart"/>
      <w:r w:rsidR="00A667EB">
        <w:t>Bratsch</w:t>
      </w:r>
      <w:proofErr w:type="spellEnd"/>
      <w:r w:rsidR="00A667EB">
        <w:t xml:space="preserve"> et al. (2015), </w:t>
      </w:r>
      <w:commentRangeEnd w:id="137"/>
      <w:r w:rsidR="00405ACE">
        <w:rPr>
          <w:rStyle w:val="CommentReference"/>
          <w:rFonts w:asciiTheme="minorHAnsi" w:hAnsiTheme="minorHAnsi"/>
        </w:rPr>
        <w:commentReference w:id="137"/>
      </w:r>
      <w:del w:id="138" w:author="Mathews Paret" w:date="2021-03-25T15:09:00Z">
        <w:r w:rsidR="00A667EB">
          <w:delText xml:space="preserve">who </w:delText>
        </w:r>
      </w:del>
      <w:del w:id="139" w:author="Fife, Austin N" w:date="2021-03-26T11:33:00Z">
        <w:r w:rsidR="00A667EB">
          <w:delText>confirmed</w:delText>
        </w:r>
      </w:del>
      <w:ins w:id="140" w:author="Mathews Paret" w:date="2021-03-26T11:32:00Z">
        <w:r w:rsidR="00A667EB">
          <w:t>confirm</w:t>
        </w:r>
      </w:ins>
      <w:ins w:id="141" w:author="Mathews Paret" w:date="2021-03-25T15:09:00Z">
        <w:r w:rsidR="00B60150">
          <w:t>ing</w:t>
        </w:r>
      </w:ins>
      <w:del w:id="142" w:author="Mathews Paret" w:date="2021-03-25T15:09:00Z">
        <w:r w:rsidR="00A667EB" w:rsidDel="00B60150">
          <w:delText>ed</w:delText>
        </w:r>
      </w:del>
      <w:del w:id="143" w:author="Mathews Paret" w:date="2021-03-26T11:32:00Z">
        <w:r w:rsidR="00A667EB">
          <w:delText>confirmed</w:delText>
        </w:r>
      </w:del>
      <w:r w:rsidR="00A667EB">
        <w:t xml:space="preserve">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ins w:id="144" w:author="Carrillo,Daniel" w:date="2021-03-26T09:20:00Z">
        <w:r w:rsidR="006270F0">
          <w:t xml:space="preserve">vector </w:t>
        </w:r>
      </w:ins>
      <w:del w:id="145" w:author="Carrillo,Daniel" w:date="2021-03-26T09:20:00Z">
        <w:r w:rsidR="00160BEB">
          <w:delText xml:space="preserve">species </w:delText>
        </w:r>
      </w:del>
      <w:del w:id="146" w:author="Mathews Paret" w:date="2021-03-25T15:09:00Z">
        <w:r w:rsidR="00160BEB">
          <w:delText xml:space="preserve">was </w:delText>
        </w:r>
      </w:del>
      <w:ins w:id="147" w:author="Carrillo,Daniel" w:date="2021-03-26T09:20:00Z">
        <w:r w:rsidR="006270F0">
          <w:t xml:space="preserve">within </w:t>
        </w:r>
        <w:proofErr w:type="spellStart"/>
        <w:r w:rsidR="006270F0">
          <w:t>the</w:t>
        </w:r>
      </w:ins>
      <w:ins w:id="148" w:author="Mathews Paret" w:date="2021-03-25T15:09:00Z">
        <w:r w:rsidR="00B60150">
          <w:t>as</w:t>
        </w:r>
        <w:proofErr w:type="spellEnd"/>
        <w:r w:rsidR="00B60150">
          <w:t xml:space="preserve"> </w:t>
        </w:r>
      </w:ins>
      <w:r w:rsidR="00A667EB">
        <w:rPr>
          <w:i/>
          <w:iCs/>
        </w:rPr>
        <w:t xml:space="preserve">B. </w:t>
      </w:r>
      <w:proofErr w:type="spellStart"/>
      <w:r w:rsidR="00A667EB">
        <w:rPr>
          <w:i/>
          <w:iCs/>
        </w:rPr>
        <w:t>californicus</w:t>
      </w:r>
      <w:proofErr w:type="spellEnd"/>
      <w:r w:rsidR="00A667EB">
        <w:t xml:space="preserve"> </w:t>
      </w:r>
      <w:r w:rsidR="001F56E4">
        <w:t>group</w:t>
      </w:r>
      <w:ins w:id="149" w:author="Carrillo,Daniel" w:date="2021-03-26T09:20:00Z">
        <w:r w:rsidR="006270F0">
          <w:t>,</w:t>
        </w:r>
      </w:ins>
      <w:r w:rsidR="00A667EB">
        <w:t xml:space="preserve"> </w:t>
      </w:r>
      <w:del w:id="150" w:author="Carrillo,Daniel" w:date="2021-03-26T09:20:00Z">
        <w:r w:rsidR="00A667EB">
          <w:delText>as the vector</w:delText>
        </w:r>
        <w:r w:rsidR="00160BEB">
          <w:delText xml:space="preserve"> </w:delText>
        </w:r>
      </w:del>
      <w:r w:rsidR="00160BEB">
        <w:t>as referred by Kondo et al. (2003)</w:t>
      </w:r>
      <w:r w:rsidR="00A667EB">
        <w:t>.</w:t>
      </w:r>
    </w:p>
    <w:p w14:paraId="16B1795D" w14:textId="3F48BDFB"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del w:id="151" w:author="Carrillo,Daniel" w:date="2021-03-26T09:22:00Z">
        <w:r w:rsidR="008B720D">
          <w:delText xml:space="preserve">In addition, </w:delText>
        </w:r>
        <w:r w:rsidDel="008A51BA">
          <w:delText>w</w:delText>
        </w:r>
      </w:del>
      <w:ins w:id="152" w:author="Carrillo,Daniel" w:date="2021-03-26T09:22:00Z">
        <w:r w:rsidR="008A51BA">
          <w:t>W</w:t>
        </w:r>
      </w:ins>
      <w:ins w:id="153" w:author="Carrillo,Daniel" w:date="2021-03-26T11:33:00Z">
        <w:r>
          <w:t>e</w:t>
        </w:r>
      </w:ins>
      <w:del w:id="154" w:author="Carrillo,Daniel" w:date="2021-03-26T11:33:00Z">
        <w:r>
          <w:delText>we</w:delText>
        </w:r>
      </w:del>
      <w:r>
        <w:t xml:space="preserve"> are not aware of any </w:t>
      </w:r>
      <w:ins w:id="155" w:author="Carrillo,Daniel" w:date="2021-03-26T09:22:00Z">
        <w:r w:rsidR="008A51BA">
          <w:t xml:space="preserve">previous </w:t>
        </w:r>
      </w:ins>
      <w:commentRangeStart w:id="156"/>
      <w:commentRangeStart w:id="157"/>
      <w:del w:id="158" w:author="Carrillo,Daniel" w:date="2021-03-26T09:22:00Z">
        <w:r>
          <w:delText xml:space="preserve">record </w:delText>
        </w:r>
        <w:r w:rsidR="00CF65DC">
          <w:delText xml:space="preserve">other than this </w:delText>
        </w:r>
      </w:del>
      <w:del w:id="159" w:author="Mathews Paret" w:date="2021-03-25T15:09:00Z">
        <w:r w:rsidR="00CF65DC">
          <w:delText xml:space="preserve">manuscript </w:delText>
        </w:r>
      </w:del>
      <w:ins w:id="160" w:author="Mathews Paret" w:date="2021-03-25T15:09:00Z">
        <w:r w:rsidR="00B60150">
          <w:t>s</w:t>
        </w:r>
      </w:ins>
      <w:ins w:id="161" w:author="Mathews Paret" w:date="2021-03-25T15:10:00Z">
        <w:r w:rsidR="00B60150">
          <w:t xml:space="preserve">tudy </w:t>
        </w:r>
      </w:ins>
      <w:del w:id="162" w:author="Carrillo,Daniel" w:date="2021-03-26T09:22:00Z">
        <w:r>
          <w:delText xml:space="preserve">which </w:delText>
        </w:r>
      </w:del>
      <w:r>
        <w:t>report</w:t>
      </w:r>
      <w:del w:id="163" w:author="Carrillo,Daniel" w:date="2021-03-26T09:22:00Z">
        <w:r>
          <w:delText>s</w:delText>
        </w:r>
      </w:del>
      <w:ins w:id="164" w:author="Carrillo,Daniel" w:date="2021-03-26T09:22:00Z">
        <w:r>
          <w:t xml:space="preserve"> </w:t>
        </w:r>
        <w:r w:rsidR="008A51BA">
          <w:t>of</w:t>
        </w:r>
      </w:ins>
      <w:ins w:id="165" w:author="Carrillo,Daniel" w:date="2021-03-26T11:33:00Z">
        <w:r>
          <w:t xml:space="preserve"> </w:t>
        </w:r>
      </w:ins>
      <w:r>
        <w:t xml:space="preserve">OFV infection in </w:t>
      </w:r>
      <w:r>
        <w:rPr>
          <w:i/>
          <w:iCs/>
        </w:rPr>
        <w:t>Ophiopogon</w:t>
      </w:r>
      <w:r>
        <w:t xml:space="preserve"> pl</w:t>
      </w:r>
      <w:commentRangeStart w:id="166"/>
      <w:commentRangeStart w:id="167"/>
      <w:r>
        <w:t>ants</w:t>
      </w:r>
      <w:commentRangeEnd w:id="156"/>
      <w:r w:rsidR="00CF65DC">
        <w:rPr>
          <w:rStyle w:val="CommentReference"/>
          <w:rFonts w:asciiTheme="minorHAnsi" w:hAnsiTheme="minorHAnsi"/>
        </w:rPr>
        <w:commentReference w:id="156"/>
      </w:r>
      <w:commentRangeEnd w:id="157"/>
      <w:r w:rsidR="00255BAF">
        <w:rPr>
          <w:rStyle w:val="CommentReference"/>
          <w:rFonts w:asciiTheme="minorHAnsi" w:hAnsiTheme="minorHAnsi"/>
        </w:rPr>
        <w:commentReference w:id="157"/>
      </w:r>
      <w:commentRangeEnd w:id="166"/>
      <w:r w:rsidR="00B37E9B">
        <w:rPr>
          <w:rStyle w:val="CommentReference"/>
          <w:rFonts w:asciiTheme="minorHAnsi" w:hAnsiTheme="minorHAnsi"/>
        </w:rPr>
        <w:commentReference w:id="166"/>
      </w:r>
      <w:commentRangeEnd w:id="167"/>
      <w:r w:rsidR="006936D6">
        <w:rPr>
          <w:rStyle w:val="CommentReference"/>
          <w:rFonts w:asciiTheme="minorHAnsi" w:hAnsiTheme="minorHAnsi"/>
        </w:rPr>
        <w:commentReference w:id="167"/>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w:t>
      </w:r>
      <w:ins w:id="168" w:author="Mathews Paret" w:date="2021-03-25T15:10:00Z">
        <w:r w:rsidR="00B60150">
          <w:t xml:space="preserve">available </w:t>
        </w:r>
      </w:ins>
      <w:del w:id="169" w:author="Mathews Paret" w:date="2021-03-25T15:10:00Z">
        <w:r w:rsidR="009235E8" w:rsidRPr="009235E8">
          <w:delText xml:space="preserve">used </w:delText>
        </w:r>
      </w:del>
      <w:r w:rsidR="009235E8" w:rsidRP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170"/>
      <w:commentRangeStart w:id="171"/>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170"/>
      <w:r w:rsidR="00537A60">
        <w:rPr>
          <w:rStyle w:val="CommentReference"/>
          <w:rFonts w:asciiTheme="minorHAnsi" w:hAnsiTheme="minorHAnsi"/>
        </w:rPr>
        <w:commentReference w:id="170"/>
      </w:r>
      <w:commentRangeEnd w:id="171"/>
      <w:r w:rsidR="00641123">
        <w:rPr>
          <w:rStyle w:val="CommentReference"/>
          <w:rFonts w:asciiTheme="minorHAnsi" w:hAnsiTheme="minorHAnsi"/>
        </w:rPr>
        <w:commentReference w:id="171"/>
      </w:r>
    </w:p>
    <w:p w14:paraId="16B17963" w14:textId="77777777" w:rsidR="004F205A" w:rsidRDefault="00A667EB">
      <w:pPr>
        <w:pStyle w:val="Heading3"/>
      </w:pPr>
      <w:bookmarkStart w:id="172" w:name="conclusion"/>
      <w:bookmarkEnd w:id="36"/>
      <w:r>
        <w:t>Conclusion</w:t>
      </w:r>
    </w:p>
    <w:p w14:paraId="16B17964" w14:textId="0EFF155B" w:rsidR="004F205A" w:rsidRDefault="004930E6" w:rsidP="00ED3479">
      <w:pPr>
        <w:pStyle w:val="FirstParagraph"/>
      </w:pPr>
      <w:commentRangeStart w:id="173"/>
      <w:r w:rsidRPr="002546AF">
        <w:t xml:space="preserve">OFV is the </w:t>
      </w:r>
      <w:proofErr w:type="gramStart"/>
      <w:r w:rsidRPr="002546AF">
        <w:t>type</w:t>
      </w:r>
      <w:proofErr w:type="gramEnd"/>
      <w:r w:rsidRPr="002546AF">
        <w:t xml:space="preserve"> member of the genus </w:t>
      </w:r>
      <w:proofErr w:type="spellStart"/>
      <w:r w:rsidRPr="002546AF">
        <w:rPr>
          <w:i/>
        </w:rPr>
        <w:t>Dichorhavirus</w:t>
      </w:r>
      <w:proofErr w:type="spellEnd"/>
      <w:r w:rsidRPr="002546AF">
        <w:rPr>
          <w:i/>
        </w:rPr>
        <w:t xml:space="preserve"> </w:t>
      </w:r>
      <w:r w:rsidRPr="002546AF">
        <w:t>(family</w:t>
      </w:r>
      <w:r w:rsidRPr="002546AF">
        <w:rPr>
          <w:i/>
        </w:rPr>
        <w:t xml:space="preserve"> </w:t>
      </w:r>
      <w:proofErr w:type="spellStart"/>
      <w:r w:rsidRPr="002546AF">
        <w:rPr>
          <w:i/>
        </w:rPr>
        <w:t>Rhabdoviridae</w:t>
      </w:r>
      <w:proofErr w:type="spellEnd"/>
      <w:r w:rsidRPr="002546AF">
        <w:t xml:space="preserve">; order </w:t>
      </w:r>
      <w:proofErr w:type="spellStart"/>
      <w:r w:rsidRPr="002546AF">
        <w:rPr>
          <w:i/>
        </w:rPr>
        <w:t>Mononegavirales</w:t>
      </w:r>
      <w:proofErr w:type="spellEnd"/>
      <w:r w:rsidRPr="002546AF">
        <w:t xml:space="preserve">) contain a bipartite, single-stranded and negative sense RNA genome. </w:t>
      </w:r>
      <w:commentRangeEnd w:id="173"/>
      <w:r w:rsidR="00FF0489">
        <w:rPr>
          <w:rStyle w:val="CommentReference"/>
          <w:rFonts w:asciiTheme="minorHAnsi" w:hAnsiTheme="minorHAnsi"/>
        </w:rPr>
        <w:commentReference w:id="173"/>
      </w: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w:t>
      </w:r>
      <w:ins w:id="174" w:author="Carrillo,Daniel" w:date="2021-03-26T11:33:00Z">
        <w:r w:rsidRPr="002546AF">
          <w:rPr>
            <w:noProof/>
          </w:rPr>
          <w:t>strain</w:t>
        </w:r>
      </w:ins>
      <w:ins w:id="175" w:author="Carrillo,Daniel" w:date="2021-03-26T10:10:00Z">
        <w:r w:rsidR="00976071">
          <w:rPr>
            <w:noProof/>
          </w:rPr>
          <w:t>s</w:t>
        </w:r>
      </w:ins>
      <w:del w:id="176" w:author="Carrillo,Daniel" w:date="2021-03-26T11:33:00Z">
        <w:r w:rsidRPr="002546AF">
          <w:rPr>
            <w:noProof/>
          </w:rPr>
          <w:delText>strain</w:delText>
        </w:r>
      </w:del>
      <w:r w:rsidRPr="002546AF">
        <w:rPr>
          <w:noProof/>
        </w:rPr>
        <w:t xml:space="preserve"> have been reported from any orchid species</w:t>
      </w:r>
      <w:r w:rsidRPr="002546AF">
        <w:t xml:space="preserve">. </w:t>
      </w:r>
      <w:r w:rsidR="00A667EB" w:rsidRPr="00F72054">
        <w:t xml:space="preserve">Detecting OFV in Florida represents a concern for </w:t>
      </w:r>
      <w:bookmarkStart w:id="177" w:name="_Hlk66795956"/>
      <w:r w:rsidR="00CF65DC" w:rsidRPr="00F72054">
        <w:t>horticulturists</w:t>
      </w:r>
      <w:bookmarkEnd w:id="177"/>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del w:id="178" w:author="Carrillo,Daniel" w:date="2021-03-26T10:03:00Z">
        <w:r w:rsidR="002546AF" w:rsidRPr="002546AF">
          <w:rPr>
            <w:rFonts w:cstheme="minorHAnsi"/>
          </w:rPr>
          <w:delText>The first time</w:delText>
        </w:r>
      </w:del>
      <w:ins w:id="179" w:author="Carrillo,Daniel" w:date="2021-03-26T10:03:00Z">
        <w:r w:rsidR="00DD3900">
          <w:rPr>
            <w:rFonts w:cstheme="minorHAnsi"/>
          </w:rPr>
          <w:t>Citrus</w:t>
        </w:r>
      </w:ins>
      <w:r w:rsidR="002546AF" w:rsidRPr="002546AF">
        <w:rPr>
          <w:rFonts w:cstheme="minorHAnsi"/>
        </w:rPr>
        <w:t xml:space="preserve"> leprosis </w:t>
      </w:r>
      <w:del w:id="180" w:author="Carrillo,Daniel" w:date="2021-03-26T10:03:00Z">
        <w:r w:rsidR="002546AF" w:rsidRPr="002546AF">
          <w:rPr>
            <w:rFonts w:cstheme="minorHAnsi"/>
          </w:rPr>
          <w:delText xml:space="preserve">has been observed </w:delText>
        </w:r>
      </w:del>
      <w:ins w:id="181" w:author="Carrillo,Daniel" w:date="2021-03-26T10:03:00Z">
        <w:r w:rsidR="00DD3900">
          <w:rPr>
            <w:rFonts w:cstheme="minorHAnsi"/>
          </w:rPr>
          <w:t xml:space="preserve">was present </w:t>
        </w:r>
      </w:ins>
      <w:r w:rsidR="002546AF" w:rsidRPr="002546AF">
        <w:rPr>
          <w:rFonts w:cstheme="minorHAnsi"/>
        </w:rPr>
        <w:t xml:space="preserve">in </w:t>
      </w:r>
      <w:del w:id="182" w:author="Carrillo,Daniel" w:date="2021-03-26T10:03:00Z">
        <w:r w:rsidR="002546AF" w:rsidRPr="002546AF">
          <w:rPr>
            <w:rFonts w:cstheme="minorHAnsi"/>
          </w:rPr>
          <w:delText xml:space="preserve">the </w:delText>
        </w:r>
      </w:del>
      <w:r w:rsidR="002546AF" w:rsidRPr="002546AF">
        <w:rPr>
          <w:rFonts w:cstheme="minorHAnsi"/>
        </w:rPr>
        <w:t xml:space="preserve">Florida in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which previously affected Florida citrus was a nuclear type of citrus leprosis</w:t>
      </w:r>
      <w:del w:id="183" w:author="Carrillo,Daniel" w:date="2021-03-26T10:06:00Z">
        <w:r w:rsidR="002546AF" w:rsidRPr="00AC585E">
          <w:delText>, which are</w:delText>
        </w:r>
      </w:del>
      <w:r w:rsidR="002546AF" w:rsidRPr="00AC585E">
        <w:t xml:space="preserve"> closely related to OFV strains (Roy et al. 2013). </w:t>
      </w:r>
      <w:r w:rsidR="002546AF" w:rsidRPr="002546AF">
        <w:rPr>
          <w:rFonts w:cstheme="minorHAnsi"/>
        </w:rPr>
        <w:t xml:space="preserve">Association of a distant relative of OFV </w:t>
      </w:r>
      <w:del w:id="184" w:author="Carrillo,Daniel" w:date="2021-03-26T10:04:00Z">
        <w:r w:rsidR="002546AF" w:rsidRPr="002546AF">
          <w:rPr>
            <w:rFonts w:cstheme="minorHAnsi"/>
          </w:rPr>
          <w:delText>which was named as</w:delText>
        </w:r>
      </w:del>
      <w:ins w:id="185" w:author="Carrillo,Daniel" w:date="2021-03-26T10:04:00Z">
        <w:r w:rsidR="000A7B5F">
          <w:rPr>
            <w:rFonts w:cstheme="minorHAnsi"/>
          </w:rPr>
          <w:t>named</w:t>
        </w:r>
      </w:ins>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w:t>
      </w:r>
      <w:del w:id="186" w:author="Carrillo,Daniel" w:date="2021-03-26T10:05:00Z">
        <w:r w:rsidR="002546AF" w:rsidRPr="003A5291">
          <w:delText>may be</w:delText>
        </w:r>
        <w:r w:rsidR="002546AF" w:rsidRPr="003A5291" w:rsidDel="00413D89">
          <w:delText xml:space="preserve"> a </w:delText>
        </w:r>
      </w:del>
      <w:ins w:id="187" w:author="Carrillo,Daniel" w:date="2021-03-26T10:05:00Z">
        <w:r w:rsidR="00413D89">
          <w:t>is</w:t>
        </w:r>
        <w:r w:rsidR="002546AF" w:rsidRPr="003A5291">
          <w:t xml:space="preserve"> a </w:t>
        </w:r>
      </w:ins>
      <w:r w:rsidR="002546AF" w:rsidRPr="003A5291">
        <w:t xml:space="preserve">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188" w:name="acknowledgements"/>
      <w:bookmarkEnd w:id="172"/>
      <w:r>
        <w:t>Acknowledgements</w:t>
      </w:r>
    </w:p>
    <w:p w14:paraId="16B17966" w14:textId="7C9AF267"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xml:space="preserve">, FDACS and Aline </w:t>
      </w:r>
      <w:proofErr w:type="spellStart"/>
      <w:r w:rsidR="00E515FA">
        <w:t>Tassi</w:t>
      </w:r>
      <w:proofErr w:type="spellEnd"/>
      <w:r w:rsidR="00E515FA">
        <w:t>, Univ. of Sao Paulo, Brazil</w:t>
      </w:r>
      <w:r>
        <w:t xml:space="preserve"> for checking the mites we have sent for species validation. We are especially indebted to the late Dr. Gary Bauchan </w:t>
      </w:r>
      <w:ins w:id="189" w:author="Carrillo,Daniel" w:date="2021-03-26T09:37:00Z">
        <w:r w:rsidR="00200FF0">
          <w:t xml:space="preserve">for his </w:t>
        </w:r>
        <w:r w:rsidR="00A42A00">
          <w:t>contributions to this study and the field of acarology</w:t>
        </w:r>
      </w:ins>
      <w:del w:id="190" w:author="Carrillo,Daniel" w:date="2021-03-26T09:37:00Z">
        <w:r>
          <w:delText>for permitting us to use these beautiful LT-SEM images</w:delText>
        </w:r>
      </w:del>
      <w:r>
        <w:t>,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191" w:name="references"/>
      <w:bookmarkEnd w:id="188"/>
      <w:r>
        <w:t>References</w:t>
      </w:r>
    </w:p>
    <w:p w14:paraId="16B17968" w14:textId="77777777" w:rsidR="004F205A" w:rsidRPr="005A7A58" w:rsidRDefault="00A667EB">
      <w:pPr>
        <w:pStyle w:val="Bibliography"/>
        <w:rPr>
          <w:lang w:val="es-CO"/>
          <w:rPrChange w:id="192" w:author="Carrillo,Daniel" w:date="2021-03-26T11:33:00Z">
            <w:rPr>
              <w:lang w:val="es-419"/>
            </w:rPr>
          </w:rPrChange>
        </w:rPr>
      </w:pPr>
      <w:bookmarkStart w:id="193" w:name="ref-Akyazi2017"/>
      <w:bookmarkStart w:id="194"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5A7A58">
        <w:rPr>
          <w:lang w:val="es-CO"/>
          <w:rPrChange w:id="195" w:author="Carrillo,Daniel" w:date="2021-03-26T11:33:00Z">
            <w:rPr>
              <w:lang w:val="es-419"/>
            </w:rPr>
          </w:rPrChange>
        </w:rPr>
        <w:t xml:space="preserve">Florida </w:t>
      </w:r>
      <w:proofErr w:type="spellStart"/>
      <w:r w:rsidRPr="005A7A58">
        <w:rPr>
          <w:lang w:val="es-CO"/>
          <w:rPrChange w:id="196" w:author="Carrillo,Daniel" w:date="2021-03-26T11:33:00Z">
            <w:rPr>
              <w:lang w:val="es-419"/>
            </w:rPr>
          </w:rPrChange>
        </w:rPr>
        <w:t>Entomologist</w:t>
      </w:r>
      <w:proofErr w:type="spellEnd"/>
      <w:r w:rsidRPr="005A7A58">
        <w:rPr>
          <w:lang w:val="es-CO"/>
          <w:rPrChange w:id="197" w:author="Carrillo,Daniel" w:date="2021-03-26T11:33:00Z">
            <w:rPr>
              <w:lang w:val="es-419"/>
            </w:rPr>
          </w:rPrChange>
        </w:rPr>
        <w:t>. 100: 731–739.</w:t>
      </w:r>
    </w:p>
    <w:p w14:paraId="16B17969" w14:textId="77777777" w:rsidR="004F205A" w:rsidRPr="0048301C" w:rsidRDefault="00A667EB">
      <w:pPr>
        <w:pStyle w:val="Bibliography"/>
        <w:rPr>
          <w:lang w:val="es-CO"/>
        </w:rPr>
      </w:pPr>
      <w:bookmarkStart w:id="198" w:name="ref-Alves2000"/>
      <w:bookmarkEnd w:id="193"/>
      <w:r w:rsidRPr="005A7A58">
        <w:rPr>
          <w:b/>
          <w:lang w:val="es-CO"/>
          <w:rPrChange w:id="199" w:author="Carrillo,Daniel" w:date="2021-03-26T11:33:00Z">
            <w:rPr>
              <w:b/>
              <w:lang w:val="es-419"/>
            </w:rPr>
          </w:rPrChange>
        </w:rPr>
        <w:t xml:space="preserve">Alves, E. B., C. </w:t>
      </w:r>
      <w:proofErr w:type="spellStart"/>
      <w:r w:rsidRPr="005A7A58">
        <w:rPr>
          <w:b/>
          <w:lang w:val="es-CO"/>
          <w:rPrChange w:id="200" w:author="Carrillo,Daniel" w:date="2021-03-26T11:33:00Z">
            <w:rPr>
              <w:b/>
              <w:lang w:val="es-419"/>
            </w:rPr>
          </w:rPrChange>
        </w:rPr>
        <w:t>Omoto</w:t>
      </w:r>
      <w:proofErr w:type="spellEnd"/>
      <w:r w:rsidRPr="005A7A58">
        <w:rPr>
          <w:b/>
          <w:lang w:val="es-CO"/>
          <w:rPrChange w:id="201" w:author="Carrillo,Daniel" w:date="2021-03-26T11:33:00Z">
            <w:rPr>
              <w:b/>
              <w:lang w:val="es-419"/>
            </w:rPr>
          </w:rPrChange>
        </w:rPr>
        <w:t>, and C. R. Franco</w:t>
      </w:r>
      <w:r w:rsidRPr="005A7A58">
        <w:rPr>
          <w:lang w:val="es-CO"/>
          <w:rPrChange w:id="202" w:author="Carrillo,Daniel" w:date="2021-03-26T11:33:00Z">
            <w:rPr>
              <w:lang w:val="es-419"/>
            </w:rPr>
          </w:rPrChange>
        </w:rPr>
        <w:t xml:space="preserve">. </w:t>
      </w:r>
      <w:r w:rsidRPr="005A7A58">
        <w:rPr>
          <w:b/>
          <w:lang w:val="es-CO"/>
          <w:rPrChange w:id="203" w:author="Carrillo,Daniel" w:date="2021-03-26T11:33:00Z">
            <w:rPr>
              <w:b/>
              <w:lang w:val="es-419"/>
            </w:rPr>
          </w:rPrChange>
        </w:rPr>
        <w:t>2000</w:t>
      </w:r>
      <w:r w:rsidRPr="005A7A58">
        <w:rPr>
          <w:lang w:val="es-CO"/>
          <w:rPrChange w:id="204" w:author="Carrillo,Daniel" w:date="2021-03-26T11:33:00Z">
            <w:rPr>
              <w:lang w:val="es-419"/>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205" w:name="ref-Amarasinghe2019"/>
      <w:bookmarkEnd w:id="198"/>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206" w:name="ref-Argolo2020"/>
      <w:bookmarkEnd w:id="205"/>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207" w:name="ref-Baker1987"/>
      <w:bookmarkEnd w:id="206"/>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6B1796D" w14:textId="77777777" w:rsidR="004F205A" w:rsidRDefault="00A667EB">
      <w:pPr>
        <w:pStyle w:val="Bibliography"/>
      </w:pPr>
      <w:bookmarkStart w:id="208" w:name="ref-Beard2012"/>
      <w:bookmarkEnd w:id="207"/>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proofErr w:type="spellStart"/>
      <w:r w:rsidRPr="00370DF2">
        <w:rPr>
          <w:rFonts w:eastAsiaTheme="minorHAnsi"/>
          <w:i/>
          <w:iCs/>
        </w:rPr>
        <w:t>Brevipalpus</w:t>
      </w:r>
      <w:proofErr w:type="spellEnd"/>
      <w:r w:rsidRPr="00370DF2">
        <w:rPr>
          <w:rFonts w:eastAsiaTheme="minorHAnsi"/>
          <w:i/>
          <w:iCs/>
        </w:rPr>
        <w:t xml:space="preserve"> </w:t>
      </w:r>
      <w:proofErr w:type="spellStart"/>
      <w:r w:rsidRPr="00370DF2">
        <w:rPr>
          <w:rFonts w:eastAsiaTheme="minorHAnsi"/>
          <w:i/>
          <w:iCs/>
        </w:rPr>
        <w:t>phoenicis</w:t>
      </w:r>
      <w:proofErr w:type="spellEnd"/>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xml:space="preserve">) species complex (Acari: </w:t>
      </w:r>
      <w:proofErr w:type="spellStart"/>
      <w:r w:rsidRPr="00E367FE">
        <w:rPr>
          <w:rFonts w:eastAsiaTheme="minorHAnsi"/>
        </w:rPr>
        <w:t>Tenuipalpidae</w:t>
      </w:r>
      <w:proofErr w:type="spellEnd"/>
      <w:r w:rsidRPr="00E367FE">
        <w:rPr>
          <w:rFonts w:eastAsiaTheme="minorHAnsi"/>
        </w:rPr>
        <w:t xml:space="preserve">) – a closer look. </w:t>
      </w:r>
      <w:proofErr w:type="spellStart"/>
      <w:r w:rsidRPr="00E367FE">
        <w:rPr>
          <w:rFonts w:eastAsiaTheme="minorHAnsi"/>
        </w:rPr>
        <w:t>Zootaxa</w:t>
      </w:r>
      <w:proofErr w:type="spellEnd"/>
      <w:r w:rsidRPr="00E367FE">
        <w:rPr>
          <w:rFonts w:eastAsiaTheme="minorHAnsi"/>
        </w:rPr>
        <w:t xml:space="preserve">.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209" w:name="ref-Begtrup1972"/>
      <w:bookmarkEnd w:id="208"/>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210" w:name="ref-BeltranBeltran2020"/>
      <w:bookmarkEnd w:id="209"/>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211" w:name="ref-Blanchfield2001"/>
      <w:bookmarkEnd w:id="210"/>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212" w:name="ref-Bratsch2015"/>
      <w:bookmarkEnd w:id="211"/>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213" w:name="ref-Broussard2007"/>
      <w:bookmarkEnd w:id="212"/>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214" w:name="ref-Campos2002"/>
      <w:bookmarkEnd w:id="213"/>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215" w:name="ref-Chambers2019"/>
      <w:bookmarkEnd w:id="214"/>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216" w:name="ref-Chang1991"/>
      <w:bookmarkEnd w:id="215"/>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217" w:name="ref-Chang1976"/>
      <w:bookmarkEnd w:id="216"/>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218" w:name="ref-Chase2009"/>
      <w:bookmarkEnd w:id="217"/>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219" w:name="ref-Chen2006"/>
      <w:bookmarkEnd w:id="218"/>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220" w:name="ref-Childers2011"/>
      <w:bookmarkEnd w:id="219"/>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221" w:name="ref-Childers2003a"/>
      <w:bookmarkEnd w:id="220"/>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222" w:name="ref-Cook2019"/>
      <w:bookmarkEnd w:id="221"/>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223" w:name="ref-Dietzgen2018a"/>
      <w:bookmarkEnd w:id="222"/>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224" w:name="ref-Dietzgen2014"/>
      <w:bookmarkEnd w:id="223"/>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225" w:name="ref-Dietzgen2018b"/>
      <w:bookmarkEnd w:id="224"/>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226" w:name="ref-Doi1977"/>
      <w:bookmarkEnd w:id="225"/>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227" w:name="ref-Fantz2008a"/>
      <w:bookmarkEnd w:id="226"/>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228" w:name="ref-Fantz2008b"/>
      <w:bookmarkEnd w:id="227"/>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229" w:name="ref-Fantz2009"/>
      <w:bookmarkEnd w:id="228"/>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5A7F77" w:rsidRDefault="00A667EB">
      <w:pPr>
        <w:pStyle w:val="Bibliography"/>
      </w:pPr>
      <w:bookmarkStart w:id="230" w:name="ref-Fantz2015"/>
      <w:bookmarkEnd w:id="229"/>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5A7F77">
        <w:t>50: 957–993.</w:t>
      </w:r>
    </w:p>
    <w:p w14:paraId="16B17984" w14:textId="77777777" w:rsidR="004F205A" w:rsidRPr="0048301C" w:rsidRDefault="00A667EB">
      <w:pPr>
        <w:pStyle w:val="Bibliography"/>
        <w:rPr>
          <w:lang w:val="es-CO"/>
        </w:rPr>
      </w:pPr>
      <w:bookmarkStart w:id="231" w:name="ref-FreitasAstua2002"/>
      <w:bookmarkEnd w:id="230"/>
      <w:r w:rsidRPr="005A7F77">
        <w:rPr>
          <w:b/>
        </w:rPr>
        <w:t>Freitas-</w:t>
      </w:r>
      <w:proofErr w:type="spellStart"/>
      <w:r w:rsidRPr="005A7F77">
        <w:rPr>
          <w:b/>
        </w:rPr>
        <w:t>Astúa</w:t>
      </w:r>
      <w:proofErr w:type="spellEnd"/>
      <w:r w:rsidRPr="005A7F77">
        <w:rPr>
          <w:b/>
        </w:rPr>
        <w:t xml:space="preserve">, J., L. Moreira, C. Rivera, C. M. </w:t>
      </w:r>
      <w:proofErr w:type="spellStart"/>
      <w:r w:rsidRPr="005A7F77">
        <w:rPr>
          <w:b/>
        </w:rPr>
        <w:t>Rodrı́guez</w:t>
      </w:r>
      <w:proofErr w:type="spellEnd"/>
      <w:r w:rsidRPr="005A7F77">
        <w:rPr>
          <w:b/>
        </w:rPr>
        <w:t>, and E. W. Kitajima</w:t>
      </w:r>
      <w:r w:rsidRPr="005A7F77">
        <w:t xml:space="preserve">. </w:t>
      </w:r>
      <w:r>
        <w:rPr>
          <w:b/>
          <w:bCs/>
        </w:rPr>
        <w:t>2002</w:t>
      </w:r>
      <w:r>
        <w:t xml:space="preserve">. First report of orchid fleck virus in Costa Rica. </w:t>
      </w:r>
      <w:proofErr w:type="spellStart"/>
      <w:r w:rsidRPr="003F7078">
        <w:rPr>
          <w:lang w:val="es-419"/>
        </w:rPr>
        <w:t>Plant</w:t>
      </w:r>
      <w:proofErr w:type="spellEnd"/>
      <w:r w:rsidRPr="003F7078">
        <w:rPr>
          <w:lang w:val="es-419"/>
        </w:rPr>
        <w:t xml:space="preserve"> </w:t>
      </w:r>
      <w:proofErr w:type="spellStart"/>
      <w:r w:rsidRPr="003F7078">
        <w:rPr>
          <w:lang w:val="es-419"/>
        </w:rPr>
        <w:t>Disease</w:t>
      </w:r>
      <w:proofErr w:type="spellEnd"/>
      <w:r w:rsidRPr="003F7078">
        <w:rPr>
          <w:lang w:val="es-419"/>
        </w:rPr>
        <w:t xml:space="preserve">. </w:t>
      </w:r>
      <w:r w:rsidRPr="0048301C">
        <w:rPr>
          <w:lang w:val="es-CO"/>
        </w:rPr>
        <w:t>86: 1402–1402.</w:t>
      </w:r>
    </w:p>
    <w:p w14:paraId="16B17985" w14:textId="77777777" w:rsidR="004F205A" w:rsidRDefault="00A667EB">
      <w:pPr>
        <w:pStyle w:val="Bibliography"/>
      </w:pPr>
      <w:bookmarkStart w:id="232" w:name="ref-GarciaEscamilla2018"/>
      <w:bookmarkEnd w:id="231"/>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233" w:name="ref-Gibbs2000"/>
      <w:bookmarkEnd w:id="232"/>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234" w:name="ref-Kitajima1974"/>
      <w:bookmarkEnd w:id="233"/>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235" w:name="ref-Kitajima2011a"/>
      <w:bookmarkEnd w:id="234"/>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Pr="003A6A59" w:rsidRDefault="00A667EB">
      <w:pPr>
        <w:pStyle w:val="Bibliography"/>
        <w:rPr>
          <w:rPrChange w:id="236" w:author="Fife, Austin N" w:date="2021-03-26T11:33:00Z">
            <w:rPr/>
          </w:rPrChange>
        </w:rPr>
      </w:pPr>
      <w:bookmarkStart w:id="237" w:name="ref-Kitajima2001"/>
      <w:bookmarkEnd w:id="235"/>
      <w:r w:rsidRPr="003A6A59">
        <w:rPr>
          <w:b/>
          <w:rPrChange w:id="238" w:author="Carrillo,Daniel" w:date="2021-03-26T11:33:00Z">
            <w:rPr>
              <w:b/>
            </w:rPr>
          </w:rPrChange>
        </w:rPr>
        <w:t>Kitajima, E. W., H. Kondo, A. Mackenzie, J. A. M. Rezende, R. Gioria, A. Gibbs, and T. Tamada</w:t>
      </w:r>
      <w:r w:rsidRPr="003A6A59">
        <w:rPr>
          <w:rPrChange w:id="239" w:author="Carrillo,Daniel" w:date="2021-03-26T11:33:00Z">
            <w:rPr/>
          </w:rPrChange>
        </w:rPr>
        <w:t xml:space="preserve">. </w:t>
      </w:r>
      <w:r>
        <w:rPr>
          <w:b/>
          <w:bCs/>
        </w:rPr>
        <w:t>2001</w:t>
      </w:r>
      <w:r>
        <w:t xml:space="preserve">. Comparative cytopathology and immunocytochemistry of Japanese, Australian and Brazilian isolates of orchid fleck virus. Journal of General Plant Pathology. </w:t>
      </w:r>
      <w:r w:rsidRPr="003A6A59">
        <w:rPr>
          <w:rPrChange w:id="240" w:author="Fife, Austin N" w:date="2021-03-26T11:33:00Z">
            <w:rPr/>
          </w:rPrChange>
        </w:rPr>
        <w:t>67: 231–237.</w:t>
      </w:r>
    </w:p>
    <w:p w14:paraId="16B1798A" w14:textId="77777777" w:rsidR="004F205A" w:rsidRDefault="00A667EB">
      <w:pPr>
        <w:pStyle w:val="Bibliography"/>
      </w:pPr>
      <w:bookmarkStart w:id="241" w:name="ref-Kitajima2010"/>
      <w:bookmarkEnd w:id="237"/>
      <w:r w:rsidRPr="003A6A59">
        <w:rPr>
          <w:b/>
          <w:rPrChange w:id="242" w:author="Fife, Austin N" w:date="2021-03-26T11:33:00Z">
            <w:rPr>
              <w:b/>
            </w:rPr>
          </w:rPrChange>
        </w:rPr>
        <w:t>Kitajima, E. W., J. C. V. Rodrigues, and J. Freitas-Astua</w:t>
      </w:r>
      <w:r w:rsidRPr="003A6A59">
        <w:rPr>
          <w:rPrChange w:id="243" w:author="Fife, Austin N" w:date="2021-03-26T11:33:00Z">
            <w:rPr/>
          </w:rPrChange>
        </w:rP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244" w:name="ref-Knorr1968"/>
      <w:bookmarkEnd w:id="241"/>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245" w:name="ref-Ko1985"/>
      <w:bookmarkEnd w:id="244"/>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246" w:name="ref-Kondo2006"/>
      <w:bookmarkEnd w:id="245"/>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247" w:name="ref-Kondo2003"/>
      <w:bookmarkEnd w:id="246"/>
      <w:r w:rsidRPr="003A6A59">
        <w:rPr>
          <w:b/>
          <w:lang w:val="es-419"/>
          <w:rPrChange w:id="248" w:author="Fife, Austin N" w:date="2021-03-26T11:33:00Z">
            <w:rPr>
              <w:b/>
              <w:lang w:val="es-CO"/>
            </w:rPr>
          </w:rPrChange>
        </w:rPr>
        <w:t>Kondo, H., T. Maeda, and T. Tamada</w:t>
      </w:r>
      <w:r w:rsidRPr="003A6A59">
        <w:rPr>
          <w:lang w:val="es-419"/>
          <w:rPrChange w:id="249" w:author="Fife, Austin N" w:date="2021-03-26T11:33:00Z">
            <w:rPr>
              <w:lang w:val="es-CO"/>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250" w:name="ref-Kondo2014"/>
      <w:bookmarkEnd w:id="247"/>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251" w:name="ref-Kubo2009b"/>
      <w:bookmarkEnd w:id="250"/>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252" w:name="ref-Lattier2014"/>
      <w:bookmarkEnd w:id="251"/>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253" w:name="ref-Leeuwen2015"/>
      <w:bookmarkEnd w:id="252"/>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254" w:name="ref-Leon2010"/>
      <w:bookmarkEnd w:id="253"/>
      <w:r w:rsidRPr="003A6A59">
        <w:rPr>
          <w:b/>
          <w:bCs/>
          <w:lang w:val="es-419"/>
        </w:rPr>
        <w:t>León, G. P.-P. de, and S. A. Nadler</w:t>
      </w:r>
      <w:r w:rsidRPr="003A6A59">
        <w:rPr>
          <w:lang w:val="es-419"/>
        </w:rPr>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16B17994" w14:textId="77777777" w:rsidR="004F205A" w:rsidRDefault="00A667EB">
      <w:pPr>
        <w:pStyle w:val="Bibliography"/>
      </w:pPr>
      <w:bookmarkStart w:id="255" w:name="ref-Lesemann1971"/>
      <w:bookmarkEnd w:id="254"/>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256" w:name="ref-Lesemann1975"/>
      <w:bookmarkEnd w:id="255"/>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257" w:name="ref-Maeda1998"/>
      <w:bookmarkEnd w:id="256"/>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258" w:name="ref-Magalhaes2005"/>
      <w:bookmarkEnd w:id="257"/>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259" w:name="ref-Masiero2020"/>
      <w:bookmarkEnd w:id="258"/>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260" w:name="ref-Mcharo2003"/>
      <w:bookmarkEnd w:id="259"/>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261" w:name="ref-Mei2016"/>
      <w:bookmarkEnd w:id="260"/>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262" w:name="ref-Messing2017"/>
      <w:bookmarkEnd w:id="261"/>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263" w:name="ref-Nesom2010"/>
      <w:bookmarkEnd w:id="262"/>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264" w:name="ref-Omoto2000"/>
      <w:bookmarkEnd w:id="263"/>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265" w:name="ref-Pearson1993"/>
      <w:bookmarkEnd w:id="264"/>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266" w:name="ref-Peng2017"/>
      <w:bookmarkEnd w:id="265"/>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267" w:name="ref-Peng2013"/>
      <w:bookmarkEnd w:id="266"/>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268" w:name="ref-Petzold1971"/>
      <w:bookmarkEnd w:id="267"/>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269" w:name="ref-RamosGonzalez2015"/>
      <w:bookmarkEnd w:id="268"/>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270" w:name="ref-Rodrigues2000a"/>
      <w:bookmarkEnd w:id="269"/>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271" w:name="ref-Roy2015a"/>
      <w:bookmarkEnd w:id="270"/>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272" w:name="ref-Roy2020"/>
      <w:bookmarkEnd w:id="271"/>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273" w:name="ref-Roy2013a"/>
      <w:bookmarkEnd w:id="272"/>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274" w:name="ref-Sauvetre2018"/>
      <w:bookmarkEnd w:id="273"/>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275" w:name="ref-Skoracka2015"/>
      <w:bookmarkEnd w:id="274"/>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276" w:name="ref-Suckling2013"/>
      <w:bookmarkEnd w:id="275"/>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277" w:name="ref-Vechia2018"/>
      <w:bookmarkEnd w:id="276"/>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278" w:name="ref-Walker2018"/>
      <w:bookmarkEnd w:id="277"/>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279" w:name="ref-Wang2014"/>
      <w:bookmarkEnd w:id="278"/>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280" w:name="ref-Zheng2013"/>
      <w:bookmarkEnd w:id="279"/>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281" w:name="ref-Zhou2009"/>
      <w:bookmarkEnd w:id="280"/>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179E9D7E" w14:textId="77777777" w:rsidR="000D2911" w:rsidRDefault="000D2911">
      <w:pPr>
        <w:pStyle w:val="Heading3"/>
      </w:pPr>
      <w:bookmarkStart w:id="282" w:name="figure-captions"/>
      <w:bookmarkEnd w:id="191"/>
      <w:bookmarkEnd w:id="194"/>
      <w:bookmarkEnd w:id="281"/>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283" w:name="figures"/>
      <w:bookmarkEnd w:id="282"/>
      <w:r>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283"/>
    </w:p>
    <w:sectPr w:rsidR="004F205A" w:rsidSect="004E1DCA">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11"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17"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18"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19"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20" w:author="Carrillo,Daniel" w:date="2021-03-26T10:15:00Z" w:initials="C">
    <w:p w14:paraId="6DB9D642" w14:textId="1F1CDDE7" w:rsidR="00F8159D" w:rsidRDefault="00F8159D">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22"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23" w:author="Fife, Austin N" w:date="2021-03-23T13:25:00Z" w:initials="FAN">
    <w:p w14:paraId="271D1400" w14:textId="7C9C1A6B" w:rsidR="004307AD" w:rsidRDefault="004307AD">
      <w:pPr>
        <w:pStyle w:val="CommentText"/>
      </w:pPr>
      <w:r>
        <w:rPr>
          <w:rStyle w:val="CommentReference"/>
        </w:rPr>
        <w:annotationRef/>
      </w:r>
      <w:r>
        <w:t>Added</w:t>
      </w:r>
    </w:p>
  </w:comment>
  <w:comment w:id="37"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38"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53"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54" w:author="Fife, Austin N" w:date="2021-03-23T13:42:00Z" w:initials="FAN">
    <w:p w14:paraId="46D45F23" w14:textId="56E65B66" w:rsidR="00375A7A" w:rsidRDefault="00375A7A">
      <w:pPr>
        <w:pStyle w:val="CommentText"/>
      </w:pPr>
      <w:r>
        <w:rPr>
          <w:rStyle w:val="CommentReference"/>
        </w:rPr>
        <w:annotationRef/>
      </w:r>
      <w:r>
        <w:t>Thank you. Fixed.</w:t>
      </w:r>
    </w:p>
  </w:comment>
  <w:comment w:id="55"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d="56"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61"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62" w:author="Fife, Austin N" w:date="2021-03-23T14:05:00Z" w:initials="FAN">
    <w:p w14:paraId="77BE6616" w14:textId="0AA597C2" w:rsidR="00B74886" w:rsidRDefault="00B74886">
      <w:pPr>
        <w:pStyle w:val="CommentText"/>
      </w:pPr>
      <w:r>
        <w:rPr>
          <w:rStyle w:val="CommentReference"/>
        </w:rPr>
        <w:annotationRef/>
      </w:r>
      <w:r>
        <w:t>Noted</w:t>
      </w:r>
    </w:p>
  </w:comment>
  <w:comment w:id="63"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64"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d="65"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66" w:author="Avijit Roy" w:date="2021-03-17T14:08:00Z" w:initials="AR">
    <w:p w14:paraId="3FC569E0" w14:textId="3147B379" w:rsidR="001D4AF8" w:rsidRDefault="001D4AF8">
      <w:pPr>
        <w:pStyle w:val="CommentText"/>
      </w:pPr>
      <w:r>
        <w:rPr>
          <w:rStyle w:val="CommentReference"/>
        </w:rPr>
        <w:annotationRef/>
      </w:r>
      <w:r>
        <w:t>Full name please</w:t>
      </w:r>
    </w:p>
  </w:comment>
  <w:comment w:id="67" w:author="Fife, Austin N" w:date="2021-03-23T15:16:00Z" w:initials="FAN">
    <w:p w14:paraId="7C44EFB1" w14:textId="1E768E23" w:rsidR="00351F72" w:rsidRDefault="00351F72">
      <w:pPr>
        <w:pStyle w:val="CommentText"/>
      </w:pPr>
      <w:r>
        <w:rPr>
          <w:rStyle w:val="CommentReference"/>
        </w:rPr>
        <w:annotationRef/>
      </w:r>
      <w:r>
        <w:t>Done</w:t>
      </w:r>
    </w:p>
  </w:comment>
  <w:comment w:id="68" w:author="Carrillo,Daniel" w:date="2021-03-25T17:34:00Z" w:initials="C">
    <w:p w14:paraId="029F01B3" w14:textId="0C5EAF4F" w:rsidR="006A0D92" w:rsidRDefault="001222A1">
      <w:pPr>
        <w:pStyle w:val="CommentText"/>
      </w:pPr>
      <w:r>
        <w:t xml:space="preserve">This sentence can be deleted. </w:t>
      </w:r>
      <w:r w:rsidR="006A0D92">
        <w:rPr>
          <w:rStyle w:val="CommentReference"/>
        </w:rPr>
        <w:annotationRef/>
      </w:r>
      <w:r w:rsidR="006157FC">
        <w:t xml:space="preserve">The following sentence </w:t>
      </w:r>
      <w:r w:rsidR="00E81252">
        <w:t>is sufficient.</w:t>
      </w:r>
      <w:r w:rsidR="006A0D92">
        <w:t xml:space="preserve"> </w:t>
      </w:r>
    </w:p>
  </w:comment>
  <w:comment w:id="75"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76"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77" w:author="Fife, Austin N" w:date="2021-03-23T15:18:00Z" w:initials="FAN">
    <w:p w14:paraId="2E3B076D" w14:textId="1A10BF8F" w:rsidR="00D815DF" w:rsidRDefault="00D815DF">
      <w:pPr>
        <w:pStyle w:val="CommentText"/>
      </w:pPr>
      <w:r>
        <w:rPr>
          <w:rStyle w:val="CommentReference"/>
        </w:rPr>
        <w:annotationRef/>
      </w:r>
      <w:r>
        <w:t>Done</w:t>
      </w:r>
    </w:p>
  </w:comment>
  <w:comment w:id="78"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79"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proofErr w:type="gramStart"/>
      <w:r w:rsidR="003C3076" w:rsidRPr="00973108">
        <w:t>figure</w:t>
      </w:r>
      <w:proofErr w:type="gramEnd"/>
    </w:p>
  </w:comment>
  <w:comment w:id="80"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proofErr w:type="gramStart"/>
      <w:r w:rsidR="000D50A2">
        <w:t>deleted</w:t>
      </w:r>
      <w:proofErr w:type="gramEnd"/>
    </w:p>
  </w:comment>
  <w:comment w:id="86"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xml:space="preserve">, can be </w:t>
      </w:r>
      <w:proofErr w:type="gramStart"/>
      <w:r w:rsidR="000D50A2">
        <w:t>deleted</w:t>
      </w:r>
      <w:proofErr w:type="gramEnd"/>
    </w:p>
  </w:comment>
  <w:comment w:id="94"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95"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98" w:author="Avijit Roy" w:date="2021-03-17T14:28:00Z" w:initials="AR">
    <w:p w14:paraId="64AF6DB4" w14:textId="25049C5E" w:rsidR="001D4AF8" w:rsidRDefault="001D4AF8">
      <w:pPr>
        <w:pStyle w:val="CommentText"/>
      </w:pPr>
      <w:r>
        <w:rPr>
          <w:rStyle w:val="CommentReference"/>
        </w:rPr>
        <w:annotationRef/>
      </w:r>
      <w:r>
        <w:t>Year?</w:t>
      </w:r>
    </w:p>
  </w:comment>
  <w:comment w:id="99" w:author="Fife, Austin N" w:date="2021-03-23T16:22:00Z" w:initials="FAN">
    <w:p w14:paraId="7405118A" w14:textId="4555E7A9" w:rsidR="00D95A78" w:rsidRDefault="00D95A78">
      <w:pPr>
        <w:pStyle w:val="CommentText"/>
      </w:pPr>
      <w:r>
        <w:rPr>
          <w:rStyle w:val="CommentReference"/>
        </w:rPr>
        <w:annotationRef/>
      </w:r>
      <w:r>
        <w:t>A</w:t>
      </w:r>
      <w:r w:rsidR="00B7195E">
        <w:t xml:space="preserve">n error produced by the citation </w:t>
      </w:r>
      <w:proofErr w:type="gramStart"/>
      <w:r w:rsidR="00B7195E">
        <w:t>manager</w:t>
      </w:r>
      <w:proofErr w:type="gramEnd"/>
    </w:p>
  </w:comment>
  <w:comment w:id="97" w:author="Carrillo,Daniel" w:date="2021-03-26T08:53:00Z" w:initials="C">
    <w:p w14:paraId="70798DA5" w14:textId="72D2515F" w:rsidR="00B45422" w:rsidRDefault="00B45422">
      <w:pPr>
        <w:pStyle w:val="CommentText"/>
      </w:pPr>
      <w:r>
        <w:rPr>
          <w:rStyle w:val="CommentReference"/>
        </w:rPr>
        <w:annotationRef/>
      </w:r>
      <w:r>
        <w:t xml:space="preserve">This information was stated </w:t>
      </w:r>
      <w:r w:rsidR="00E20170">
        <w:t>more precise</w:t>
      </w:r>
      <w:r w:rsidR="00C762E5">
        <w:t xml:space="preserve">ly </w:t>
      </w:r>
      <w:r w:rsidR="00E20170">
        <w:t xml:space="preserve">in the first paragraph. I suggest deleting. </w:t>
      </w:r>
    </w:p>
  </w:comment>
  <w:comment w:id="104"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The methods are still being developed</w:t>
      </w:r>
    </w:p>
  </w:comment>
  <w:comment w:id="114"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d="115"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129"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137"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156"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157"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166"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167" w:author="Fife, Austin N" w:date="2021-03-23T17:05:00Z" w:initials="FAN">
    <w:p w14:paraId="5F40F223" w14:textId="4E068B4F" w:rsidR="006936D6" w:rsidRDefault="006936D6">
      <w:pPr>
        <w:pStyle w:val="CommentText"/>
      </w:pPr>
      <w:r>
        <w:rPr>
          <w:rStyle w:val="CommentReference"/>
        </w:rPr>
        <w:annotationRef/>
      </w:r>
      <w:r>
        <w:t xml:space="preserve">Thank </w:t>
      </w:r>
      <w:proofErr w:type="gramStart"/>
      <w:r>
        <w:t>you</w:t>
      </w:r>
      <w:proofErr w:type="gramEnd"/>
    </w:p>
  </w:comment>
  <w:comment w:id="170" w:author="Avijit Roy" w:date="2021-03-17T15:32:00Z" w:initials="AR">
    <w:p w14:paraId="6ABA03F5" w14:textId="11797EB9" w:rsidR="00537A60" w:rsidRDefault="00537A60">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 w:id="171"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 w:id="173" w:author="Carrillo,Daniel" w:date="2021-03-26T09:46:00Z" w:initials="C">
    <w:p w14:paraId="2F9EE679" w14:textId="4E2ED7F7" w:rsidR="00FF0489" w:rsidRDefault="00FF0489">
      <w:pPr>
        <w:pStyle w:val="CommentText"/>
      </w:pPr>
      <w:r>
        <w:rPr>
          <w:rStyle w:val="CommentReference"/>
        </w:rPr>
        <w:annotationRef/>
      </w:r>
      <w:r w:rsidR="00C6214A">
        <w:rPr>
          <w:noProof/>
        </w:rPr>
        <w:t>The paper starts with the same sentence</w:t>
      </w:r>
      <w:r w:rsidR="00F4747E">
        <w:rPr>
          <w:noProof/>
        </w:rPr>
        <w:t>……</w:t>
      </w:r>
      <w:r w:rsidR="00C6214A">
        <w:rPr>
          <w:noProof/>
        </w:rPr>
        <w:t xml:space="preserve">. </w:t>
      </w:r>
      <w:r w:rsidR="002D4CC7">
        <w:rPr>
          <w:noProof/>
        </w:rPr>
        <w:t xml:space="preserve">In my opinion the </w:t>
      </w:r>
      <w:r w:rsidR="00F4747E">
        <w:rPr>
          <w:noProof/>
        </w:rPr>
        <w:t xml:space="preserve">real </w:t>
      </w:r>
      <w:r w:rsidR="002D4CC7">
        <w:rPr>
          <w:noProof/>
        </w:rPr>
        <w:t xml:space="preserve">conclusion if this study starts in </w:t>
      </w:r>
      <w:r w:rsidR="00F4747E">
        <w:rPr>
          <w:noProof/>
        </w:rPr>
        <w:t xml:space="preserve">line 184 : “ Detecing OFV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0"/>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029F01B3" w15:done="0"/>
  <w15:commentEx w15:paraId="2004CA05" w15:done="0"/>
  <w15:commentEx w15:paraId="5502955F" w15:done="1"/>
  <w15:commentEx w15:paraId="2E3B076D" w15:paraIdParent="5502955F" w15:done="1"/>
  <w15:commentEx w15:paraId="76688CED" w15:done="1"/>
  <w15:commentEx w15:paraId="24886237" w15:paraIdParent="76688CED" w15:done="1"/>
  <w15:commentEx w15:paraId="17EB7356" w15:done="0"/>
  <w15:commentEx w15:paraId="5C0A6BDB" w15:done="0"/>
  <w15:commentEx w15:paraId="2CA17CE4" w15:done="0"/>
  <w15:commentEx w15:paraId="065591D1" w15:paraIdParent="2CA17CE4" w15:done="0"/>
  <w15:commentEx w15:paraId="64AF6DB4" w15:done="1"/>
  <w15:commentEx w15:paraId="7405118A" w15:paraIdParent="64AF6DB4" w15:done="1"/>
  <w15:commentEx w15:paraId="70798DA5" w15:done="0"/>
  <w15:commentEx w15:paraId="04C3C1B3" w15:done="0"/>
  <w15:commentEx w15:paraId="71FAA34B" w15:done="1"/>
  <w15:commentEx w15:paraId="5016CAB7" w15:paraIdParent="71FAA34B" w15:done="1"/>
  <w15:commentEx w15:paraId="215A1AFC" w15:done="1"/>
  <w15:commentEx w15:paraId="63927856" w15:done="0"/>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Ex w15:paraId="2F9EE6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74812" w16cex:dateUtc="2021-03-25T21:34:00Z"/>
  <w16cex:commentExtensible w16cex:durableId="240834CB" w16cex:dateUtc="2021-03-26T14:24: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2016" w16cex:dateUtc="2021-03-26T12:5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4081F7B" w16cex:dateUtc="2021-03-26T12:53:00Z"/>
  <w16cex:commentExtensible w16cex:durableId="24081EB8" w16cex:dateUtc="2021-03-26T12:50:00Z"/>
  <w16cex:commentExtensible w16cex:durableId="23FC94E6" w16cex:dateUtc="2021-03-17T18:47:00Z"/>
  <w16cex:commentExtensible w16cex:durableId="24048FA5" w16cex:dateUtc="2021-03-23T20:02:00Z"/>
  <w16cex:commentExtensible w16cex:durableId="2408287A" w16cex:dateUtc="2021-03-26T13:31: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82BFD" w16cex:dateUtc="2021-03-26T1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029F01B3" w16cid:durableId="24074812"/>
  <w16cid:commentId w16cid:paraId="2004CA05" w16cid:durableId="240834CB"/>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5C0A6BDB" w16cid:durableId="24082016"/>
  <w16cid:commentId w16cid:paraId="2CA17CE4" w16cid:durableId="23FC8F72"/>
  <w16cid:commentId w16cid:paraId="065591D1" w16cid:durableId="2404942C"/>
  <w16cid:commentId w16cid:paraId="64AF6DB4" w16cid:durableId="23FC90A7"/>
  <w16cid:commentId w16cid:paraId="7405118A" w16cid:durableId="24049443"/>
  <w16cid:commentId w16cid:paraId="70798DA5" w16cid:durableId="24081F7B"/>
  <w16cid:commentId w16cid:paraId="04C3C1B3" w16cid:durableId="24081EB8"/>
  <w16cid:commentId w16cid:paraId="71FAA34B" w16cid:durableId="23FC94E6"/>
  <w16cid:commentId w16cid:paraId="5016CAB7" w16cid:durableId="24048FA5"/>
  <w16cid:commentId w16cid:paraId="215A1AFC" w16cid:durableId="24045AE9"/>
  <w16cid:commentId w16cid:paraId="63927856" w16cid:durableId="2408287A"/>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F9EE679" w16cid:durableId="24082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74A5D" w14:textId="77777777" w:rsidR="001247CB" w:rsidRDefault="001247CB">
      <w:pPr>
        <w:spacing w:after="0"/>
      </w:pPr>
      <w:r>
        <w:separator/>
      </w:r>
    </w:p>
  </w:endnote>
  <w:endnote w:type="continuationSeparator" w:id="0">
    <w:p w14:paraId="6164D861" w14:textId="77777777" w:rsidR="001247CB" w:rsidRDefault="001247CB">
      <w:pPr>
        <w:spacing w:after="0"/>
      </w:pPr>
      <w:r>
        <w:continuationSeparator/>
      </w:r>
    </w:p>
  </w:endnote>
  <w:endnote w:type="continuationNotice" w:id="1">
    <w:p w14:paraId="1A5CE8CA" w14:textId="77777777" w:rsidR="001247CB" w:rsidRDefault="001247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47356" w14:textId="77777777" w:rsidR="001247CB" w:rsidRDefault="001247CB">
      <w:r>
        <w:separator/>
      </w:r>
    </w:p>
  </w:footnote>
  <w:footnote w:type="continuationSeparator" w:id="0">
    <w:p w14:paraId="14986F1D" w14:textId="77777777" w:rsidR="001247CB" w:rsidRDefault="001247CB">
      <w:r>
        <w:continuationSeparator/>
      </w:r>
    </w:p>
  </w:footnote>
  <w:footnote w:type="continuationNotice" w:id="1">
    <w:p w14:paraId="7F4CA063" w14:textId="77777777" w:rsidR="001247CB" w:rsidRDefault="001247C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ws Paret">
    <w15:presenceInfo w15:providerId="Windows Live" w15:userId="e4e5e8a4f0713818"/>
  </w15:person>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2D5D"/>
    <w:rsid w:val="00014ADC"/>
    <w:rsid w:val="00016D26"/>
    <w:rsid w:val="00021EA5"/>
    <w:rsid w:val="00027669"/>
    <w:rsid w:val="00037634"/>
    <w:rsid w:val="00042344"/>
    <w:rsid w:val="000633F8"/>
    <w:rsid w:val="000707FA"/>
    <w:rsid w:val="0008680C"/>
    <w:rsid w:val="000A2B00"/>
    <w:rsid w:val="000A7B5F"/>
    <w:rsid w:val="000B1550"/>
    <w:rsid w:val="000B61AB"/>
    <w:rsid w:val="000C6526"/>
    <w:rsid w:val="000C70DE"/>
    <w:rsid w:val="000D07FA"/>
    <w:rsid w:val="000D2911"/>
    <w:rsid w:val="000D38CF"/>
    <w:rsid w:val="000D50A2"/>
    <w:rsid w:val="00100E3F"/>
    <w:rsid w:val="00102CCB"/>
    <w:rsid w:val="00114F37"/>
    <w:rsid w:val="001156B6"/>
    <w:rsid w:val="001164EC"/>
    <w:rsid w:val="00116D31"/>
    <w:rsid w:val="00117EC2"/>
    <w:rsid w:val="001222A1"/>
    <w:rsid w:val="001247CB"/>
    <w:rsid w:val="0012573F"/>
    <w:rsid w:val="00130CAA"/>
    <w:rsid w:val="00136A92"/>
    <w:rsid w:val="001416F5"/>
    <w:rsid w:val="00150302"/>
    <w:rsid w:val="0015381E"/>
    <w:rsid w:val="0015513C"/>
    <w:rsid w:val="00155F14"/>
    <w:rsid w:val="00160BEB"/>
    <w:rsid w:val="00162049"/>
    <w:rsid w:val="001666D3"/>
    <w:rsid w:val="001710B9"/>
    <w:rsid w:val="00172407"/>
    <w:rsid w:val="00174120"/>
    <w:rsid w:val="0017573A"/>
    <w:rsid w:val="00181E1E"/>
    <w:rsid w:val="00185E2D"/>
    <w:rsid w:val="001865A3"/>
    <w:rsid w:val="00187FCE"/>
    <w:rsid w:val="001A5377"/>
    <w:rsid w:val="001B0635"/>
    <w:rsid w:val="001B11C9"/>
    <w:rsid w:val="001B6347"/>
    <w:rsid w:val="001C29FE"/>
    <w:rsid w:val="001D4AF8"/>
    <w:rsid w:val="001F56E4"/>
    <w:rsid w:val="00200FF0"/>
    <w:rsid w:val="00202C37"/>
    <w:rsid w:val="00211021"/>
    <w:rsid w:val="002177F3"/>
    <w:rsid w:val="00223C9C"/>
    <w:rsid w:val="002340B4"/>
    <w:rsid w:val="0023422A"/>
    <w:rsid w:val="00246882"/>
    <w:rsid w:val="00250348"/>
    <w:rsid w:val="002546AF"/>
    <w:rsid w:val="00255BAF"/>
    <w:rsid w:val="00265B68"/>
    <w:rsid w:val="00271F64"/>
    <w:rsid w:val="00275977"/>
    <w:rsid w:val="002768A3"/>
    <w:rsid w:val="002817E5"/>
    <w:rsid w:val="00292D3E"/>
    <w:rsid w:val="0029369F"/>
    <w:rsid w:val="00293816"/>
    <w:rsid w:val="00293B2F"/>
    <w:rsid w:val="002A1B7D"/>
    <w:rsid w:val="002A7C13"/>
    <w:rsid w:val="002B3E98"/>
    <w:rsid w:val="002B456E"/>
    <w:rsid w:val="002B4AC2"/>
    <w:rsid w:val="002B5760"/>
    <w:rsid w:val="002C5FAD"/>
    <w:rsid w:val="002D4CC7"/>
    <w:rsid w:val="002F31EA"/>
    <w:rsid w:val="0030294B"/>
    <w:rsid w:val="00311C1D"/>
    <w:rsid w:val="00324B4C"/>
    <w:rsid w:val="0032794D"/>
    <w:rsid w:val="003451A6"/>
    <w:rsid w:val="00351548"/>
    <w:rsid w:val="00351F72"/>
    <w:rsid w:val="003574D4"/>
    <w:rsid w:val="003609E8"/>
    <w:rsid w:val="0036303E"/>
    <w:rsid w:val="003673C4"/>
    <w:rsid w:val="00370D97"/>
    <w:rsid w:val="00373790"/>
    <w:rsid w:val="00375A7A"/>
    <w:rsid w:val="00380310"/>
    <w:rsid w:val="0038184B"/>
    <w:rsid w:val="0038195A"/>
    <w:rsid w:val="003838BD"/>
    <w:rsid w:val="00387395"/>
    <w:rsid w:val="00393B43"/>
    <w:rsid w:val="003A6A59"/>
    <w:rsid w:val="003A77B1"/>
    <w:rsid w:val="003B138D"/>
    <w:rsid w:val="003B22BB"/>
    <w:rsid w:val="003B33BF"/>
    <w:rsid w:val="003C0130"/>
    <w:rsid w:val="003C3076"/>
    <w:rsid w:val="003D0ABD"/>
    <w:rsid w:val="003D11A5"/>
    <w:rsid w:val="003D178A"/>
    <w:rsid w:val="003D7CA1"/>
    <w:rsid w:val="003E0444"/>
    <w:rsid w:val="003E5AE6"/>
    <w:rsid w:val="003F2E1A"/>
    <w:rsid w:val="003F38BF"/>
    <w:rsid w:val="003F7078"/>
    <w:rsid w:val="00402713"/>
    <w:rsid w:val="00405ACE"/>
    <w:rsid w:val="00406D02"/>
    <w:rsid w:val="00407AC4"/>
    <w:rsid w:val="00413D89"/>
    <w:rsid w:val="004212E6"/>
    <w:rsid w:val="0042320F"/>
    <w:rsid w:val="004234C2"/>
    <w:rsid w:val="004307AD"/>
    <w:rsid w:val="00442296"/>
    <w:rsid w:val="004455E7"/>
    <w:rsid w:val="004476BE"/>
    <w:rsid w:val="004530B2"/>
    <w:rsid w:val="00460462"/>
    <w:rsid w:val="00461B72"/>
    <w:rsid w:val="00462FF1"/>
    <w:rsid w:val="004647C3"/>
    <w:rsid w:val="0048301C"/>
    <w:rsid w:val="004930E6"/>
    <w:rsid w:val="004A46A1"/>
    <w:rsid w:val="004C2BCE"/>
    <w:rsid w:val="004C34E2"/>
    <w:rsid w:val="004D16F2"/>
    <w:rsid w:val="004E0B6D"/>
    <w:rsid w:val="004E1DCA"/>
    <w:rsid w:val="004E29B3"/>
    <w:rsid w:val="004E7462"/>
    <w:rsid w:val="004F01FF"/>
    <w:rsid w:val="004F205A"/>
    <w:rsid w:val="004F33F7"/>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7A58"/>
    <w:rsid w:val="005A7F77"/>
    <w:rsid w:val="005B3F87"/>
    <w:rsid w:val="005E054C"/>
    <w:rsid w:val="005E2248"/>
    <w:rsid w:val="005E3D36"/>
    <w:rsid w:val="005E3DD5"/>
    <w:rsid w:val="005F4683"/>
    <w:rsid w:val="005F58AB"/>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2934"/>
    <w:rsid w:val="0065387D"/>
    <w:rsid w:val="00654F9D"/>
    <w:rsid w:val="006566FD"/>
    <w:rsid w:val="006571B2"/>
    <w:rsid w:val="00660805"/>
    <w:rsid w:val="0066308A"/>
    <w:rsid w:val="0066752E"/>
    <w:rsid w:val="00673700"/>
    <w:rsid w:val="00682319"/>
    <w:rsid w:val="00684DEA"/>
    <w:rsid w:val="00685770"/>
    <w:rsid w:val="00692014"/>
    <w:rsid w:val="00692395"/>
    <w:rsid w:val="006936D6"/>
    <w:rsid w:val="00696130"/>
    <w:rsid w:val="006A0D92"/>
    <w:rsid w:val="006A1EE1"/>
    <w:rsid w:val="006B66FD"/>
    <w:rsid w:val="006C2092"/>
    <w:rsid w:val="006C5CBB"/>
    <w:rsid w:val="006C6B1A"/>
    <w:rsid w:val="006D22C3"/>
    <w:rsid w:val="006D7528"/>
    <w:rsid w:val="006E5281"/>
    <w:rsid w:val="006F6EE8"/>
    <w:rsid w:val="00702371"/>
    <w:rsid w:val="00714B54"/>
    <w:rsid w:val="00720CCF"/>
    <w:rsid w:val="00723330"/>
    <w:rsid w:val="00725800"/>
    <w:rsid w:val="0073677C"/>
    <w:rsid w:val="00740BC0"/>
    <w:rsid w:val="00742BCB"/>
    <w:rsid w:val="007469A2"/>
    <w:rsid w:val="00751E3A"/>
    <w:rsid w:val="007529E0"/>
    <w:rsid w:val="00755B7D"/>
    <w:rsid w:val="00766BDD"/>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C0270"/>
    <w:rsid w:val="008D5DCB"/>
    <w:rsid w:val="008D6590"/>
    <w:rsid w:val="008D6863"/>
    <w:rsid w:val="008E599E"/>
    <w:rsid w:val="008E65DE"/>
    <w:rsid w:val="008F4A80"/>
    <w:rsid w:val="008F6258"/>
    <w:rsid w:val="00900C05"/>
    <w:rsid w:val="00903F06"/>
    <w:rsid w:val="009057DE"/>
    <w:rsid w:val="009079C1"/>
    <w:rsid w:val="00911724"/>
    <w:rsid w:val="00912A88"/>
    <w:rsid w:val="00913DB9"/>
    <w:rsid w:val="0092327A"/>
    <w:rsid w:val="009235E8"/>
    <w:rsid w:val="00927F78"/>
    <w:rsid w:val="009314BB"/>
    <w:rsid w:val="00937F0B"/>
    <w:rsid w:val="0094277A"/>
    <w:rsid w:val="0094314C"/>
    <w:rsid w:val="009567CC"/>
    <w:rsid w:val="00973108"/>
    <w:rsid w:val="00976071"/>
    <w:rsid w:val="0098067F"/>
    <w:rsid w:val="009814E2"/>
    <w:rsid w:val="00985E2A"/>
    <w:rsid w:val="009878EA"/>
    <w:rsid w:val="009C4913"/>
    <w:rsid w:val="009D1A5E"/>
    <w:rsid w:val="009D302C"/>
    <w:rsid w:val="009E39E3"/>
    <w:rsid w:val="009E4071"/>
    <w:rsid w:val="009E698F"/>
    <w:rsid w:val="00A00523"/>
    <w:rsid w:val="00A01102"/>
    <w:rsid w:val="00A05010"/>
    <w:rsid w:val="00A06617"/>
    <w:rsid w:val="00A06C34"/>
    <w:rsid w:val="00A14585"/>
    <w:rsid w:val="00A2366E"/>
    <w:rsid w:val="00A24568"/>
    <w:rsid w:val="00A32341"/>
    <w:rsid w:val="00A377F3"/>
    <w:rsid w:val="00A3783E"/>
    <w:rsid w:val="00A42A00"/>
    <w:rsid w:val="00A42B43"/>
    <w:rsid w:val="00A43B70"/>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17D4"/>
    <w:rsid w:val="00B0700E"/>
    <w:rsid w:val="00B11B49"/>
    <w:rsid w:val="00B2623B"/>
    <w:rsid w:val="00B268D8"/>
    <w:rsid w:val="00B37E9B"/>
    <w:rsid w:val="00B41EF0"/>
    <w:rsid w:val="00B45422"/>
    <w:rsid w:val="00B45DAF"/>
    <w:rsid w:val="00B46069"/>
    <w:rsid w:val="00B60150"/>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1393C"/>
    <w:rsid w:val="00C34C9D"/>
    <w:rsid w:val="00C36279"/>
    <w:rsid w:val="00C442FC"/>
    <w:rsid w:val="00C47E13"/>
    <w:rsid w:val="00C569C3"/>
    <w:rsid w:val="00C6214A"/>
    <w:rsid w:val="00C64594"/>
    <w:rsid w:val="00C67A6A"/>
    <w:rsid w:val="00C762E5"/>
    <w:rsid w:val="00C822E6"/>
    <w:rsid w:val="00C868F8"/>
    <w:rsid w:val="00C94B47"/>
    <w:rsid w:val="00CA3152"/>
    <w:rsid w:val="00CA7045"/>
    <w:rsid w:val="00CB5446"/>
    <w:rsid w:val="00CB7F97"/>
    <w:rsid w:val="00CC6C59"/>
    <w:rsid w:val="00CD5CDE"/>
    <w:rsid w:val="00CF65DC"/>
    <w:rsid w:val="00D03F64"/>
    <w:rsid w:val="00D12083"/>
    <w:rsid w:val="00D14A9C"/>
    <w:rsid w:val="00D14B8E"/>
    <w:rsid w:val="00D249F1"/>
    <w:rsid w:val="00D32740"/>
    <w:rsid w:val="00D361A5"/>
    <w:rsid w:val="00D37029"/>
    <w:rsid w:val="00D405C8"/>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A16"/>
    <w:rsid w:val="00DE5D3C"/>
    <w:rsid w:val="00DF0603"/>
    <w:rsid w:val="00DF0D8E"/>
    <w:rsid w:val="00DF1AAE"/>
    <w:rsid w:val="00E0178B"/>
    <w:rsid w:val="00E11AB7"/>
    <w:rsid w:val="00E13176"/>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94EF8"/>
    <w:rsid w:val="00E96E9E"/>
    <w:rsid w:val="00EA2234"/>
    <w:rsid w:val="00EB6E62"/>
    <w:rsid w:val="00EC0D97"/>
    <w:rsid w:val="00EC0F26"/>
    <w:rsid w:val="00EC33D5"/>
    <w:rsid w:val="00ED3479"/>
    <w:rsid w:val="00ED5200"/>
    <w:rsid w:val="00F03710"/>
    <w:rsid w:val="00F03E15"/>
    <w:rsid w:val="00F121DF"/>
    <w:rsid w:val="00F14E13"/>
    <w:rsid w:val="00F257E0"/>
    <w:rsid w:val="00F37499"/>
    <w:rsid w:val="00F379BD"/>
    <w:rsid w:val="00F4095D"/>
    <w:rsid w:val="00F4287B"/>
    <w:rsid w:val="00F4747E"/>
    <w:rsid w:val="00F526A7"/>
    <w:rsid w:val="00F71218"/>
    <w:rsid w:val="00F71A46"/>
    <w:rsid w:val="00F72054"/>
    <w:rsid w:val="00F8159D"/>
    <w:rsid w:val="00F83A5A"/>
    <w:rsid w:val="00F8737E"/>
    <w:rsid w:val="00F968B1"/>
    <w:rsid w:val="00FA23A8"/>
    <w:rsid w:val="00FB506D"/>
    <w:rsid w:val="00FC4560"/>
    <w:rsid w:val="00FD0485"/>
    <w:rsid w:val="00FD358F"/>
    <w:rsid w:val="00FD4EE1"/>
    <w:rsid w:val="00FD7EF1"/>
    <w:rsid w:val="00FE6AE9"/>
    <w:rsid w:val="00FF0489"/>
    <w:rsid w:val="00FF0DCC"/>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4887</Words>
  <Characters>27857</Characters>
  <Application>Microsoft Office Word</Application>
  <DocSecurity>0</DocSecurity>
  <Lines>232</Lines>
  <Paragraphs>65</Paragraphs>
  <ScaleCrop>false</ScaleCrop>
  <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Fife, Austin N</cp:lastModifiedBy>
  <cp:revision>1</cp:revision>
  <dcterms:created xsi:type="dcterms:W3CDTF">2021-03-25T00:12:00Z</dcterms:created>
  <dcterms:modified xsi:type="dcterms:W3CDTF">2021-03-26T15:34:00Z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